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5B124" w14:textId="2CE2F908" w:rsidR="005D5B57" w:rsidRPr="00CE1BC4" w:rsidRDefault="005D5B57" w:rsidP="00B17752">
      <w:pPr>
        <w:spacing w:before="60" w:after="60" w:line="360" w:lineRule="auto"/>
        <w:jc w:val="center"/>
        <w:rPr>
          <w:rFonts w:ascii="Arial" w:hAnsi="Arial" w:cs="Arial"/>
          <w:sz w:val="32"/>
          <w:szCs w:val="24"/>
          <w:lang w:val="pt-PT"/>
        </w:rPr>
      </w:pPr>
    </w:p>
    <w:p w14:paraId="75FDFE28" w14:textId="72E1D4C3" w:rsidR="00D61636" w:rsidRPr="00CE1BC4" w:rsidRDefault="00ED3D47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  <w:r w:rsidRPr="00CE1BC4">
        <w:rPr>
          <w:rFonts w:ascii="Arial" w:hAnsi="Arial" w:cs="Arial"/>
          <w:sz w:val="32"/>
          <w:szCs w:val="24"/>
          <w:lang w:val="pt-PT"/>
        </w:rPr>
        <w:t>Projeto de tecnologias e programação de sistemas de informação (5425)</w:t>
      </w:r>
    </w:p>
    <w:p w14:paraId="20D18485" w14:textId="49768280" w:rsidR="00EB76A8" w:rsidRDefault="00EB76A8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3F72A0CD" w14:textId="7F071702" w:rsidR="00EB76A8" w:rsidRDefault="00EB76A8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2C0C2C29" w14:textId="4E0AAA8D" w:rsidR="003C7C60" w:rsidRPr="00CE1BC4" w:rsidRDefault="00EB76A8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b/>
          <w:noProof/>
          <w:sz w:val="28"/>
          <w:lang w:val="pt-PT"/>
        </w:rPr>
        <w:drawing>
          <wp:anchor distT="0" distB="0" distL="114300" distR="114300" simplePos="0" relativeHeight="251670528" behindDoc="0" locked="0" layoutInCell="1" allowOverlap="1" wp14:anchorId="6E4C51AF" wp14:editId="75E4E3D8">
            <wp:simplePos x="0" y="0"/>
            <wp:positionH relativeFrom="margin">
              <wp:posOffset>1946876</wp:posOffset>
            </wp:positionH>
            <wp:positionV relativeFrom="margin">
              <wp:posOffset>1821540</wp:posOffset>
            </wp:positionV>
            <wp:extent cx="1138109" cy="1505516"/>
            <wp:effectExtent l="0" t="0" r="508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109" cy="1505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6DC76" w14:textId="64153740" w:rsidR="003C7C60" w:rsidRPr="00CE1BC4" w:rsidRDefault="003C7C60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24448438" w14:textId="723CA55B" w:rsidR="003C7C60" w:rsidRPr="00CE1BC4" w:rsidRDefault="003C7C60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73911AA7" w14:textId="5DF930CF" w:rsidR="003C7C60" w:rsidRPr="00CE1BC4" w:rsidRDefault="003C7C60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20B86F5B" w14:textId="2A4AFCC6" w:rsidR="008F6F25" w:rsidRPr="00CE1BC4" w:rsidRDefault="008F6F25" w:rsidP="00B17752">
      <w:pPr>
        <w:spacing w:before="60" w:after="60"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5E94C51B" w14:textId="5F0DEF9B" w:rsidR="003C7C60" w:rsidRPr="00CE1BC4" w:rsidRDefault="00ED3D47" w:rsidP="003C7C60">
      <w:pPr>
        <w:jc w:val="center"/>
        <w:rPr>
          <w:b/>
          <w:sz w:val="56"/>
          <w:lang w:val="pt-PT"/>
        </w:rPr>
      </w:pPr>
      <w:r w:rsidRPr="00CE1BC4">
        <w:rPr>
          <w:b/>
          <w:sz w:val="56"/>
          <w:lang w:val="pt-PT"/>
        </w:rPr>
        <w:t>Keep Moving</w:t>
      </w:r>
    </w:p>
    <w:p w14:paraId="0C5A8EDA" w14:textId="4B62013F" w:rsidR="003C7C60" w:rsidRPr="00CE1BC4" w:rsidRDefault="003C7C60" w:rsidP="003C7C60">
      <w:pPr>
        <w:jc w:val="center"/>
        <w:rPr>
          <w:sz w:val="32"/>
          <w:lang w:val="pt-PT"/>
        </w:rPr>
      </w:pPr>
      <w:r w:rsidRPr="00CE1BC4">
        <w:rPr>
          <w:sz w:val="32"/>
          <w:lang w:val="pt-PT"/>
        </w:rPr>
        <w:t>Relatório Final</w:t>
      </w:r>
    </w:p>
    <w:p w14:paraId="09270635" w14:textId="089D2FBA" w:rsidR="003C7C60" w:rsidRPr="00CE1BC4" w:rsidRDefault="003C7C60" w:rsidP="003C7C60">
      <w:pPr>
        <w:jc w:val="center"/>
        <w:rPr>
          <w:sz w:val="32"/>
          <w:lang w:val="pt-PT"/>
        </w:rPr>
      </w:pPr>
    </w:p>
    <w:p w14:paraId="3925DDE5" w14:textId="72F16F59" w:rsidR="003C7C60" w:rsidRPr="00CE1BC4" w:rsidRDefault="003C7C60" w:rsidP="003C7C60">
      <w:pPr>
        <w:jc w:val="center"/>
        <w:rPr>
          <w:sz w:val="32"/>
          <w:lang w:val="pt-PT"/>
        </w:rPr>
      </w:pPr>
    </w:p>
    <w:p w14:paraId="7CBE6E55" w14:textId="456D146F" w:rsidR="003C7C60" w:rsidRPr="00CE1BC4" w:rsidRDefault="003C7C60" w:rsidP="003C7C60">
      <w:pPr>
        <w:jc w:val="center"/>
        <w:rPr>
          <w:sz w:val="32"/>
          <w:lang w:val="pt-PT"/>
        </w:rPr>
      </w:pPr>
    </w:p>
    <w:p w14:paraId="309BB268" w14:textId="67AAB309" w:rsidR="003C7C60" w:rsidRPr="00CE1BC4" w:rsidRDefault="003C7C60" w:rsidP="003C7C60">
      <w:pPr>
        <w:ind w:left="1985"/>
        <w:rPr>
          <w:rFonts w:ascii="Arial" w:hAnsi="Arial" w:cs="Arial"/>
          <w:b/>
          <w:sz w:val="28"/>
          <w:lang w:val="pt-PT"/>
        </w:rPr>
      </w:pPr>
      <w:r w:rsidRPr="00CE1BC4">
        <w:rPr>
          <w:rFonts w:ascii="Arial" w:hAnsi="Arial" w:cs="Arial"/>
          <w:b/>
          <w:sz w:val="28"/>
          <w:lang w:val="pt-PT"/>
        </w:rPr>
        <w:t>Autores:</w:t>
      </w:r>
    </w:p>
    <w:p w14:paraId="60181F9D" w14:textId="68DBE1F6" w:rsidR="003C7C60" w:rsidRPr="00CE1BC4" w:rsidRDefault="00ED3D47" w:rsidP="003C7C60">
      <w:pPr>
        <w:spacing w:after="0"/>
        <w:ind w:left="1985"/>
        <w:rPr>
          <w:rFonts w:ascii="Arial" w:hAnsi="Arial" w:cs="Arial"/>
          <w:sz w:val="28"/>
          <w:lang w:val="pt-PT"/>
        </w:rPr>
      </w:pPr>
      <w:r w:rsidRPr="00CE1BC4">
        <w:rPr>
          <w:rFonts w:ascii="Arial" w:hAnsi="Arial" w:cs="Arial"/>
          <w:sz w:val="28"/>
          <w:lang w:val="pt-PT"/>
        </w:rPr>
        <w:t xml:space="preserve">Daniel </w:t>
      </w:r>
      <w:r w:rsidR="006533C1">
        <w:rPr>
          <w:rFonts w:ascii="Arial" w:hAnsi="Arial" w:cs="Arial"/>
          <w:sz w:val="28"/>
          <w:lang w:val="pt-PT"/>
        </w:rPr>
        <w:t>P</w:t>
      </w:r>
      <w:r w:rsidRPr="00CE1BC4">
        <w:rPr>
          <w:rFonts w:ascii="Arial" w:hAnsi="Arial" w:cs="Arial"/>
          <w:sz w:val="28"/>
          <w:lang w:val="pt-PT"/>
        </w:rPr>
        <w:t>into</w:t>
      </w:r>
    </w:p>
    <w:p w14:paraId="1881B017" w14:textId="41C630AF" w:rsidR="003C7C60" w:rsidRPr="00CE1BC4" w:rsidRDefault="00ED3D47" w:rsidP="003C7C60">
      <w:pPr>
        <w:spacing w:after="0"/>
        <w:ind w:left="1985"/>
        <w:rPr>
          <w:rFonts w:ascii="Arial" w:hAnsi="Arial" w:cs="Arial"/>
          <w:sz w:val="28"/>
          <w:lang w:val="pt-PT"/>
        </w:rPr>
      </w:pPr>
      <w:r w:rsidRPr="00CE1BC4">
        <w:rPr>
          <w:rFonts w:ascii="Arial" w:hAnsi="Arial" w:cs="Arial"/>
          <w:sz w:val="28"/>
          <w:lang w:val="pt-PT"/>
        </w:rPr>
        <w:t>Wilson Ribeiro</w:t>
      </w:r>
    </w:p>
    <w:p w14:paraId="424D24F8" w14:textId="4D3F9EFA" w:rsidR="003C7C60" w:rsidRPr="00CE1BC4" w:rsidRDefault="00ED3D47" w:rsidP="003C7C60">
      <w:pPr>
        <w:spacing w:after="0"/>
        <w:ind w:left="1985"/>
        <w:rPr>
          <w:rFonts w:ascii="Arial" w:hAnsi="Arial" w:cs="Arial"/>
          <w:sz w:val="28"/>
          <w:lang w:val="pt-PT"/>
        </w:rPr>
      </w:pPr>
      <w:r w:rsidRPr="00CE1BC4">
        <w:rPr>
          <w:rFonts w:ascii="Arial" w:hAnsi="Arial" w:cs="Arial"/>
          <w:sz w:val="28"/>
          <w:lang w:val="pt-PT"/>
        </w:rPr>
        <w:t>Roberto Coutinho</w:t>
      </w:r>
    </w:p>
    <w:p w14:paraId="6F8359B7" w14:textId="6F7957F7" w:rsidR="00BC1D0D" w:rsidRPr="00CE1BC4" w:rsidRDefault="00BC1D0D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1D15C522" w14:textId="4C138FBD" w:rsidR="00BC1D0D" w:rsidRPr="00CE1BC4" w:rsidRDefault="00BC1D0D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6738625F" w14:textId="18E859CA" w:rsidR="00BC1D0D" w:rsidRPr="00CE1BC4" w:rsidRDefault="00BC1D0D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7922B91D" w14:textId="09F2825B" w:rsidR="00BC1D0D" w:rsidRPr="00CE1BC4" w:rsidRDefault="00BC1D0D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44248F3C" w14:textId="10AEC086" w:rsidR="003C7C60" w:rsidRPr="00CE1BC4" w:rsidRDefault="003C7C60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61B284F3" w14:textId="14A98109" w:rsidR="003C7C60" w:rsidRPr="00CE1BC4" w:rsidRDefault="003C7C60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</w:p>
    <w:p w14:paraId="18A3563E" w14:textId="61BF88ED" w:rsidR="003C7C60" w:rsidRPr="00CE1BC4" w:rsidRDefault="003C7C60" w:rsidP="003C7C60">
      <w:pPr>
        <w:spacing w:after="0"/>
        <w:jc w:val="center"/>
        <w:rPr>
          <w:rFonts w:ascii="Arial" w:hAnsi="Arial" w:cs="Arial"/>
          <w:sz w:val="28"/>
          <w:lang w:val="pt-PT"/>
        </w:rPr>
      </w:pPr>
      <w:r w:rsidRPr="00CE1BC4">
        <w:rPr>
          <w:rFonts w:ascii="Arial" w:hAnsi="Arial" w:cs="Arial"/>
          <w:sz w:val="28"/>
          <w:lang w:val="pt-PT"/>
        </w:rPr>
        <w:t xml:space="preserve"> </w:t>
      </w:r>
    </w:p>
    <w:p w14:paraId="4D303495" w14:textId="479D4831" w:rsidR="00823A86" w:rsidRPr="00CE1BC4" w:rsidRDefault="00EB76A8" w:rsidP="003C7C60">
      <w:pPr>
        <w:spacing w:after="0"/>
        <w:jc w:val="center"/>
        <w:rPr>
          <w:rFonts w:ascii="Times New Roman" w:hAnsi="Times New Roman"/>
          <w:sz w:val="24"/>
          <w:szCs w:val="24"/>
          <w:lang w:val="pt-PT"/>
        </w:rPr>
      </w:pPr>
      <w:r>
        <w:rPr>
          <w:rFonts w:ascii="Arial" w:hAnsi="Arial" w:cs="Arial"/>
          <w:sz w:val="28"/>
          <w:lang w:val="pt-PT"/>
        </w:rPr>
        <w:t xml:space="preserve">13 de </w:t>
      </w:r>
      <w:r w:rsidR="00ED3D47" w:rsidRPr="00CE1BC4">
        <w:rPr>
          <w:rFonts w:ascii="Arial" w:hAnsi="Arial" w:cs="Arial"/>
          <w:sz w:val="28"/>
          <w:lang w:val="pt-PT"/>
        </w:rPr>
        <w:t>março</w:t>
      </w:r>
      <w:r w:rsidR="003C7C60" w:rsidRPr="00CE1BC4">
        <w:rPr>
          <w:rFonts w:ascii="Arial" w:hAnsi="Arial" w:cs="Arial"/>
          <w:sz w:val="28"/>
          <w:lang w:val="pt-PT"/>
        </w:rPr>
        <w:t xml:space="preserve"> de 20</w:t>
      </w:r>
      <w:r w:rsidR="00ED3D47" w:rsidRPr="00CE1BC4">
        <w:rPr>
          <w:rFonts w:ascii="Arial" w:hAnsi="Arial" w:cs="Arial"/>
          <w:sz w:val="28"/>
          <w:lang w:val="pt-PT"/>
        </w:rPr>
        <w:t>23</w:t>
      </w:r>
      <w:r w:rsidR="00405E1F" w:rsidRPr="00CE1BC4">
        <w:rPr>
          <w:rFonts w:ascii="Times New Roman" w:hAnsi="Times New Roman"/>
          <w:sz w:val="24"/>
          <w:szCs w:val="24"/>
          <w:lang w:val="pt-PT"/>
        </w:rPr>
        <w:br w:type="page"/>
      </w:r>
    </w:p>
    <w:p w14:paraId="7CA6012A" w14:textId="206778AD" w:rsidR="000B3A39" w:rsidRPr="00CE1BC4" w:rsidRDefault="00EA294A" w:rsidP="00BC1D0D">
      <w:pPr>
        <w:rPr>
          <w:rFonts w:ascii="Arial" w:hAnsi="Arial" w:cs="Arial"/>
          <w:b/>
          <w:sz w:val="24"/>
          <w:szCs w:val="24"/>
          <w:lang w:val="pt-PT"/>
        </w:rPr>
      </w:pPr>
      <w:bookmarkStart w:id="0" w:name="_Toc292729820"/>
      <w:r w:rsidRPr="00CE1BC4">
        <w:rPr>
          <w:rFonts w:ascii="Arial" w:hAnsi="Arial" w:cs="Arial"/>
          <w:b/>
          <w:sz w:val="24"/>
          <w:szCs w:val="24"/>
          <w:lang w:val="pt-PT"/>
        </w:rPr>
        <w:lastRenderedPageBreak/>
        <w:t>R</w:t>
      </w:r>
      <w:bookmarkEnd w:id="0"/>
      <w:r w:rsidR="00783F70" w:rsidRPr="00CE1BC4">
        <w:rPr>
          <w:rFonts w:ascii="Arial" w:hAnsi="Arial" w:cs="Arial"/>
          <w:b/>
          <w:sz w:val="24"/>
          <w:szCs w:val="24"/>
          <w:lang w:val="pt-PT"/>
        </w:rPr>
        <w:t>ESUMO</w:t>
      </w:r>
      <w:r w:rsidR="00EE0C1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br w:type="page"/>
      </w:r>
      <w:r w:rsidR="00783F70" w:rsidRPr="00CE1BC4">
        <w:rPr>
          <w:rFonts w:ascii="Arial" w:hAnsi="Arial" w:cs="Arial"/>
          <w:b/>
          <w:sz w:val="24"/>
          <w:szCs w:val="24"/>
          <w:lang w:val="pt-PT"/>
        </w:rPr>
        <w:lastRenderedPageBreak/>
        <w:t xml:space="preserve">ÍNDICE </w:t>
      </w:r>
    </w:p>
    <w:p w14:paraId="0787A145" w14:textId="77777777" w:rsidR="000B3A39" w:rsidRPr="00CE1BC4" w:rsidRDefault="000B3A39">
      <w:pPr>
        <w:pStyle w:val="ndice1"/>
        <w:tabs>
          <w:tab w:val="right" w:leader="dot" w:pos="8494"/>
        </w:tabs>
        <w:rPr>
          <w:lang w:val="pt-PT"/>
        </w:rPr>
      </w:pPr>
    </w:p>
    <w:p w14:paraId="06007EE0" w14:textId="4060108D" w:rsidR="00917E0F" w:rsidRDefault="00575941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r w:rsidRPr="00CE1BC4">
        <w:rPr>
          <w:rFonts w:ascii="Times New Roman" w:hAnsi="Times New Roman"/>
          <w:sz w:val="24"/>
          <w:szCs w:val="24"/>
          <w:lang w:val="pt-PT"/>
        </w:rPr>
        <w:fldChar w:fldCharType="begin"/>
      </w:r>
      <w:r w:rsidR="000B3A39" w:rsidRPr="00CE1BC4">
        <w:rPr>
          <w:rFonts w:ascii="Times New Roman" w:hAnsi="Times New Roman"/>
          <w:sz w:val="24"/>
          <w:szCs w:val="24"/>
          <w:lang w:val="pt-PT"/>
        </w:rPr>
        <w:instrText xml:space="preserve"> TOC \o "1-3" \h \z \u </w:instrText>
      </w:r>
      <w:r w:rsidRPr="00CE1BC4">
        <w:rPr>
          <w:rFonts w:ascii="Times New Roman" w:hAnsi="Times New Roman"/>
          <w:sz w:val="24"/>
          <w:szCs w:val="24"/>
          <w:lang w:val="pt-PT"/>
        </w:rPr>
        <w:fldChar w:fldCharType="separate"/>
      </w:r>
      <w:hyperlink w:anchor="_Toc129548185" w:history="1">
        <w:r w:rsidR="00917E0F" w:rsidRPr="003B6575">
          <w:rPr>
            <w:rStyle w:val="Hiperligao"/>
            <w:noProof/>
            <w:lang w:val="pt-PT"/>
          </w:rPr>
          <w:t>1. INTRODUÇÃO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_Toc129548185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4</w:t>
        </w:r>
        <w:r w:rsidR="00917E0F">
          <w:rPr>
            <w:noProof/>
            <w:webHidden/>
          </w:rPr>
          <w:fldChar w:fldCharType="end"/>
        </w:r>
      </w:hyperlink>
    </w:p>
    <w:p w14:paraId="5C10006F" w14:textId="75364176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86" w:history="1">
        <w:r w:rsidR="00917E0F" w:rsidRPr="003B6575">
          <w:rPr>
            <w:rStyle w:val="Hiperligao"/>
            <w:noProof/>
            <w:lang w:val="pt-PT"/>
          </w:rPr>
          <w:t>2. PLANEAMENTO E METODOLOGIA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_Toc129548186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5</w:t>
        </w:r>
        <w:r w:rsidR="00917E0F">
          <w:rPr>
            <w:noProof/>
            <w:webHidden/>
          </w:rPr>
          <w:fldChar w:fldCharType="end"/>
        </w:r>
      </w:hyperlink>
    </w:p>
    <w:p w14:paraId="6CED90D7" w14:textId="26215D8C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87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2.1 - Planeamento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_Toc129548187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5</w:t>
        </w:r>
        <w:r w:rsidR="00917E0F">
          <w:rPr>
            <w:noProof/>
            <w:webHidden/>
          </w:rPr>
          <w:fldChar w:fldCharType="end"/>
        </w:r>
      </w:hyperlink>
    </w:p>
    <w:p w14:paraId="70DA853C" w14:textId="1FA36AE0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88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2.2 - Metodologia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_Toc129548188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8</w:t>
        </w:r>
        <w:r w:rsidR="00917E0F">
          <w:rPr>
            <w:noProof/>
            <w:webHidden/>
          </w:rPr>
          <w:fldChar w:fldCharType="end"/>
        </w:r>
      </w:hyperlink>
    </w:p>
    <w:p w14:paraId="0A3635D4" w14:textId="5338B7AC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89" w:history="1">
        <w:r w:rsidR="00917E0F" w:rsidRPr="003B6575">
          <w:rPr>
            <w:rStyle w:val="Hiperligao"/>
            <w:noProof/>
            <w:lang w:val="pt-PT"/>
          </w:rPr>
          <w:t>3. IMPLEMENTAÇÃO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_Toc129548189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10</w:t>
        </w:r>
        <w:r w:rsidR="00917E0F">
          <w:rPr>
            <w:noProof/>
            <w:webHidden/>
          </w:rPr>
          <w:fldChar w:fldCharType="end"/>
        </w:r>
      </w:hyperlink>
    </w:p>
    <w:p w14:paraId="5CBBB033" w14:textId="4612B179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0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3.1 – Software e recursos utilizados.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_Toc129548190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10</w:t>
        </w:r>
        <w:r w:rsidR="00917E0F">
          <w:rPr>
            <w:noProof/>
            <w:webHidden/>
          </w:rPr>
          <w:fldChar w:fldCharType="end"/>
        </w:r>
      </w:hyperlink>
    </w:p>
    <w:p w14:paraId="2763787C" w14:textId="3A7168D2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1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3.2 – O que é o “Keep Moving”?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_Toc129548191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10</w:t>
        </w:r>
        <w:r w:rsidR="00917E0F">
          <w:rPr>
            <w:noProof/>
            <w:webHidden/>
          </w:rPr>
          <w:fldChar w:fldCharType="end"/>
        </w:r>
      </w:hyperlink>
    </w:p>
    <w:p w14:paraId="2E11EC5D" w14:textId="38BB4721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2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3.3 – Características técnicas: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_Toc129548192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10</w:t>
        </w:r>
        <w:r w:rsidR="00917E0F">
          <w:rPr>
            <w:noProof/>
            <w:webHidden/>
          </w:rPr>
          <w:fldChar w:fldCharType="end"/>
        </w:r>
      </w:hyperlink>
    </w:p>
    <w:p w14:paraId="00A571EC" w14:textId="5DFE98F6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3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3.4 – Organização do código fonte e recursos.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_Toc129548193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11</w:t>
        </w:r>
        <w:r w:rsidR="00917E0F">
          <w:rPr>
            <w:noProof/>
            <w:webHidden/>
          </w:rPr>
          <w:fldChar w:fldCharType="end"/>
        </w:r>
      </w:hyperlink>
    </w:p>
    <w:p w14:paraId="66101ECF" w14:textId="6D006A96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4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3.5 – Pygame e Split Screen.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_Toc129548194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11</w:t>
        </w:r>
        <w:r w:rsidR="00917E0F">
          <w:rPr>
            <w:noProof/>
            <w:webHidden/>
          </w:rPr>
          <w:fldChar w:fldCharType="end"/>
        </w:r>
      </w:hyperlink>
    </w:p>
    <w:p w14:paraId="137ACE42" w14:textId="6D964D26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5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3.5 – Saltar.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_Toc129548195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14</w:t>
        </w:r>
        <w:r w:rsidR="00917E0F">
          <w:rPr>
            <w:noProof/>
            <w:webHidden/>
          </w:rPr>
          <w:fldChar w:fldCharType="end"/>
        </w:r>
      </w:hyperlink>
    </w:p>
    <w:p w14:paraId="69477DDC" w14:textId="4F598560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6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3.6 – Colisões.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_Toc129548196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16</w:t>
        </w:r>
        <w:r w:rsidR="00917E0F">
          <w:rPr>
            <w:noProof/>
            <w:webHidden/>
          </w:rPr>
          <w:fldChar w:fldCharType="end"/>
        </w:r>
      </w:hyperlink>
    </w:p>
    <w:p w14:paraId="76B4507D" w14:textId="47459DDD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7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3.7 – Fundo e chão infinitos.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_Toc129548197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16</w:t>
        </w:r>
        <w:r w:rsidR="00917E0F">
          <w:rPr>
            <w:noProof/>
            <w:webHidden/>
          </w:rPr>
          <w:fldChar w:fldCharType="end"/>
        </w:r>
      </w:hyperlink>
    </w:p>
    <w:p w14:paraId="7E80B701" w14:textId="4DC40A30" w:rsidR="00917E0F" w:rsidRDefault="007277E7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8" w:history="1"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3.8 – A</w:t>
        </w:r>
        <w:r w:rsidR="00917E0F" w:rsidRPr="003B6575">
          <w:rPr>
            <w:rStyle w:val="Hiperligao"/>
            <w:rFonts w:ascii="Times New Roman" w:hAnsi="Times New Roman"/>
            <w:noProof/>
            <w:lang w:val="pt-PT"/>
          </w:rPr>
          <w:t>I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_Toc129548198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18</w:t>
        </w:r>
        <w:r w:rsidR="00917E0F">
          <w:rPr>
            <w:noProof/>
            <w:webHidden/>
          </w:rPr>
          <w:fldChar w:fldCharType="end"/>
        </w:r>
      </w:hyperlink>
    </w:p>
    <w:p w14:paraId="2AF99B46" w14:textId="56DC942E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199" w:history="1">
        <w:r w:rsidR="00917E0F" w:rsidRPr="003B6575">
          <w:rPr>
            <w:rStyle w:val="Hiperligao"/>
            <w:noProof/>
            <w:lang w:val="pt-PT"/>
          </w:rPr>
          <w:t>4. RESULTADOS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_Toc129548199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22</w:t>
        </w:r>
        <w:r w:rsidR="00917E0F">
          <w:rPr>
            <w:noProof/>
            <w:webHidden/>
          </w:rPr>
          <w:fldChar w:fldCharType="end"/>
        </w:r>
      </w:hyperlink>
    </w:p>
    <w:p w14:paraId="44C69449" w14:textId="642010B9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200" w:history="1">
        <w:r w:rsidR="00917E0F" w:rsidRPr="003B6575">
          <w:rPr>
            <w:rStyle w:val="Hiperligao"/>
            <w:noProof/>
            <w:lang w:val="pt-PT"/>
          </w:rPr>
          <w:t>5. CONCLUSÕES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_Toc129548200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23</w:t>
        </w:r>
        <w:r w:rsidR="00917E0F">
          <w:rPr>
            <w:noProof/>
            <w:webHidden/>
          </w:rPr>
          <w:fldChar w:fldCharType="end"/>
        </w:r>
      </w:hyperlink>
    </w:p>
    <w:p w14:paraId="113395C8" w14:textId="66B6C050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201" w:history="1">
        <w:r w:rsidR="00917E0F" w:rsidRPr="003B6575">
          <w:rPr>
            <w:rStyle w:val="Hiperligao"/>
            <w:rFonts w:cs="Arial"/>
            <w:noProof/>
            <w:lang w:val="pt-PT"/>
          </w:rPr>
          <w:t>BIBLIOGRAFIA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_Toc129548201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24</w:t>
        </w:r>
        <w:r w:rsidR="00917E0F">
          <w:rPr>
            <w:noProof/>
            <w:webHidden/>
          </w:rPr>
          <w:fldChar w:fldCharType="end"/>
        </w:r>
      </w:hyperlink>
    </w:p>
    <w:p w14:paraId="0305C44B" w14:textId="0F9CD9E6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202" w:history="1">
        <w:r w:rsidR="00917E0F" w:rsidRPr="003B6575">
          <w:rPr>
            <w:rStyle w:val="Hiperligao"/>
            <w:noProof/>
            <w:lang w:val="pt-PT"/>
          </w:rPr>
          <w:t>ANEXO 1 – GAME DESIGN DOCUMENT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_Toc129548202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25</w:t>
        </w:r>
        <w:r w:rsidR="00917E0F">
          <w:rPr>
            <w:noProof/>
            <w:webHidden/>
          </w:rPr>
          <w:fldChar w:fldCharType="end"/>
        </w:r>
      </w:hyperlink>
    </w:p>
    <w:p w14:paraId="0F48324A" w14:textId="0578BE5E" w:rsidR="00917E0F" w:rsidRDefault="007277E7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4"/>
          <w:szCs w:val="24"/>
          <w:lang w:val="pt-PT" w:eastAsia="pt-PT"/>
        </w:rPr>
      </w:pPr>
      <w:hyperlink w:anchor="_Toc129548203" w:history="1">
        <w:r w:rsidR="00917E0F" w:rsidRPr="003B6575">
          <w:rPr>
            <w:rStyle w:val="Hiperligao"/>
            <w:noProof/>
            <w:lang w:val="pt-PT"/>
          </w:rPr>
          <w:t>ANEXO 2 – CÓDIGO FONTE</w:t>
        </w:r>
        <w:r w:rsidR="00917E0F">
          <w:rPr>
            <w:noProof/>
            <w:webHidden/>
          </w:rPr>
          <w:tab/>
        </w:r>
        <w:r w:rsidR="00917E0F">
          <w:rPr>
            <w:noProof/>
            <w:webHidden/>
          </w:rPr>
          <w:fldChar w:fldCharType="begin"/>
        </w:r>
        <w:r w:rsidR="00917E0F">
          <w:rPr>
            <w:noProof/>
            <w:webHidden/>
          </w:rPr>
          <w:instrText xml:space="preserve"> PAGEREF _Toc129548203 \h </w:instrText>
        </w:r>
        <w:r w:rsidR="00917E0F">
          <w:rPr>
            <w:noProof/>
            <w:webHidden/>
          </w:rPr>
        </w:r>
        <w:r w:rsidR="00917E0F">
          <w:rPr>
            <w:noProof/>
            <w:webHidden/>
          </w:rPr>
          <w:fldChar w:fldCharType="separate"/>
        </w:r>
        <w:r w:rsidR="00917E0F">
          <w:rPr>
            <w:noProof/>
            <w:webHidden/>
          </w:rPr>
          <w:t>26</w:t>
        </w:r>
        <w:r w:rsidR="00917E0F">
          <w:rPr>
            <w:noProof/>
            <w:webHidden/>
          </w:rPr>
          <w:fldChar w:fldCharType="end"/>
        </w:r>
      </w:hyperlink>
    </w:p>
    <w:p w14:paraId="5F0D5EC2" w14:textId="5FBDE779" w:rsidR="00EF1C5B" w:rsidRPr="00CE1BC4" w:rsidRDefault="00575941" w:rsidP="00EF1C5B">
      <w:pPr>
        <w:pStyle w:val="PargrafodaLista"/>
        <w:spacing w:before="120" w:after="120" w:line="360" w:lineRule="auto"/>
        <w:ind w:left="0"/>
        <w:jc w:val="both"/>
        <w:rPr>
          <w:rFonts w:ascii="Times New Roman" w:hAnsi="Times New Roman"/>
          <w:sz w:val="24"/>
          <w:szCs w:val="24"/>
          <w:lang w:val="pt-PT"/>
        </w:rPr>
      </w:pPr>
      <w:r w:rsidRPr="00CE1BC4">
        <w:rPr>
          <w:rFonts w:ascii="Times New Roman" w:hAnsi="Times New Roman"/>
          <w:sz w:val="24"/>
          <w:szCs w:val="24"/>
          <w:lang w:val="pt-PT"/>
        </w:rPr>
        <w:fldChar w:fldCharType="end"/>
      </w:r>
      <w:r w:rsidR="00EF1C5B" w:rsidRPr="00CE1BC4">
        <w:rPr>
          <w:rFonts w:ascii="Times New Roman" w:hAnsi="Times New Roman"/>
          <w:sz w:val="24"/>
          <w:szCs w:val="24"/>
          <w:lang w:val="pt-PT"/>
        </w:rPr>
        <w:br w:type="page"/>
      </w:r>
    </w:p>
    <w:p w14:paraId="1EF92AF8" w14:textId="77777777" w:rsidR="00F54F82" w:rsidRPr="00CE1BC4" w:rsidRDefault="00BC1D0D" w:rsidP="00823A86">
      <w:pPr>
        <w:pStyle w:val="Ttulo1"/>
        <w:rPr>
          <w:sz w:val="24"/>
          <w:szCs w:val="24"/>
          <w:lang w:val="pt-PT"/>
        </w:rPr>
      </w:pPr>
      <w:bookmarkStart w:id="1" w:name="_Toc129548185"/>
      <w:r w:rsidRPr="00CE1BC4">
        <w:rPr>
          <w:sz w:val="24"/>
          <w:szCs w:val="24"/>
          <w:lang w:val="pt-PT"/>
        </w:rPr>
        <w:lastRenderedPageBreak/>
        <w:t xml:space="preserve">1. </w:t>
      </w:r>
      <w:r w:rsidR="00823747" w:rsidRPr="00CE1BC4">
        <w:rPr>
          <w:sz w:val="24"/>
          <w:szCs w:val="24"/>
          <w:lang w:val="pt-PT"/>
        </w:rPr>
        <w:t>INTRODUÇÃO</w:t>
      </w:r>
      <w:bookmarkEnd w:id="1"/>
    </w:p>
    <w:p w14:paraId="496C6241" w14:textId="3E0B1286" w:rsidR="00ED3D47" w:rsidRDefault="00ED3D47" w:rsidP="00EE0C15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FF0000"/>
          <w:sz w:val="24"/>
          <w:szCs w:val="24"/>
          <w:lang w:val="pt-PT"/>
        </w:rPr>
      </w:pPr>
    </w:p>
    <w:p w14:paraId="49D267A9" w14:textId="77777777" w:rsidR="009C7FF8" w:rsidRPr="00CE1BC4" w:rsidRDefault="009C7FF8" w:rsidP="00EE0C15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0DEC18DE" w14:textId="097FF6A5" w:rsidR="00B63979" w:rsidRDefault="005C5530" w:rsidP="00917E0F">
      <w:pPr>
        <w:pStyle w:val="PargrafodaLista"/>
        <w:spacing w:before="120" w:after="120" w:line="360" w:lineRule="auto"/>
        <w:ind w:left="0"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jogo “</w:t>
      </w:r>
      <w:r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Keep Moving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foi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criado em </w:t>
      </w:r>
      <w:r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Python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utilizando a biblioteca </w:t>
      </w:r>
      <w:proofErr w:type="spellStart"/>
      <w:r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tendo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como objetivo proporcionar aos jogadores uma experiência divertida</w:t>
      </w:r>
      <w:r w:rsidR="0026786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desafiadora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enquanto celebram o Ano Chinês do Coelho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ajudando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personagem principal, um coelho, a superar obstáculos. O jogo diferencia-se por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além do modo </w:t>
      </w:r>
      <w:r w:rsidR="00B053CF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single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proofErr w:type="spellStart"/>
      <w:r w:rsidR="00B053CF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player</w:t>
      </w:r>
      <w:proofErr w:type="spellEnd"/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comum nos jogos deste g</w:t>
      </w:r>
      <w:r w:rsidR="00340171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é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nero,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apresentar um modo de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dois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jogadores, permitindo que duas pessoas joguem juntas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através da divisão da</w:t>
      </w:r>
      <w:r w:rsidR="00B6397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tela. </w:t>
      </w:r>
    </w:p>
    <w:p w14:paraId="724EE87F" w14:textId="1D17F361" w:rsidR="005C5530" w:rsidRPr="00CE1BC4" w:rsidRDefault="00B63979" w:rsidP="00917E0F">
      <w:pPr>
        <w:pStyle w:val="PargrafodaLista"/>
        <w:spacing w:before="120" w:after="120" w:line="360" w:lineRule="auto"/>
        <w:ind w:left="0"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Neste</w:t>
      </w:r>
      <w:r w:rsidR="005C553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relatório </w:t>
      </w:r>
      <w:r w:rsidR="008533C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é descrito</w:t>
      </w:r>
      <w:r w:rsidR="005C553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processo de criação do jogo, incluindo o seu planeamento e metodologia, a implementação e os resultados alcançados.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Descreve-se também, detalhadamente,</w:t>
      </w:r>
      <w:r w:rsidR="00752F0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B053C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as principais vitórias e desafios enfrentados durante o desenvolvimento do jogo.</w:t>
      </w:r>
    </w:p>
    <w:p w14:paraId="16AB6FBF" w14:textId="584F391D" w:rsidR="00ED3D47" w:rsidRPr="00CE1BC4" w:rsidRDefault="005C5530" w:rsidP="00EE0C15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</w:p>
    <w:p w14:paraId="53CC4114" w14:textId="5DE977AD" w:rsidR="005C5530" w:rsidRPr="00CE1BC4" w:rsidRDefault="005C5530" w:rsidP="00EE0C15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60A118C3" w14:textId="1F3FE6C8" w:rsidR="005C5530" w:rsidRPr="00CE1BC4" w:rsidRDefault="005C5530" w:rsidP="00EE0C15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292FF1E5" w14:textId="77777777" w:rsidR="00962FFF" w:rsidRPr="00CE1BC4" w:rsidRDefault="00962FFF" w:rsidP="000156AB">
      <w:pPr>
        <w:pStyle w:val="PargrafodaLista"/>
        <w:spacing w:before="120" w:after="120" w:line="360" w:lineRule="auto"/>
        <w:ind w:left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2F5FA23B" w14:textId="621D32B1" w:rsidR="007074E5" w:rsidRPr="00CE1BC4" w:rsidRDefault="007074E5" w:rsidP="007074E5">
      <w:pPr>
        <w:pStyle w:val="Ttulo1"/>
        <w:rPr>
          <w:rStyle w:val="apple-style-span"/>
          <w:sz w:val="24"/>
          <w:szCs w:val="24"/>
          <w:lang w:val="pt-PT"/>
        </w:rPr>
      </w:pPr>
      <w:r w:rsidRPr="00CE1BC4">
        <w:rPr>
          <w:rStyle w:val="apple-style-span"/>
          <w:szCs w:val="24"/>
          <w:lang w:val="pt-PT"/>
        </w:rPr>
        <w:br w:type="page"/>
      </w:r>
      <w:bookmarkStart w:id="2" w:name="_Toc129548186"/>
      <w:r w:rsidR="00BC1D0D" w:rsidRPr="00CE1BC4">
        <w:rPr>
          <w:rStyle w:val="apple-style-span"/>
          <w:sz w:val="24"/>
          <w:szCs w:val="24"/>
          <w:lang w:val="pt-PT"/>
        </w:rPr>
        <w:lastRenderedPageBreak/>
        <w:t xml:space="preserve">2. </w:t>
      </w:r>
      <w:r w:rsidR="00DF29AE" w:rsidRPr="00CE1BC4">
        <w:rPr>
          <w:rStyle w:val="apple-style-span"/>
          <w:sz w:val="24"/>
          <w:szCs w:val="24"/>
          <w:lang w:val="pt-PT"/>
        </w:rPr>
        <w:t>PLANEAMENTO</w:t>
      </w:r>
      <w:r w:rsidR="004C0172" w:rsidRPr="00CE1BC4">
        <w:rPr>
          <w:rStyle w:val="apple-style-span"/>
          <w:sz w:val="24"/>
          <w:szCs w:val="24"/>
          <w:lang w:val="pt-PT"/>
        </w:rPr>
        <w:t xml:space="preserve"> E </w:t>
      </w:r>
      <w:r w:rsidR="00BC1D0D" w:rsidRPr="00CE1BC4">
        <w:rPr>
          <w:rStyle w:val="apple-style-span"/>
          <w:sz w:val="24"/>
          <w:szCs w:val="24"/>
          <w:lang w:val="pt-PT"/>
        </w:rPr>
        <w:t>M</w:t>
      </w:r>
      <w:r w:rsidR="003C7C60" w:rsidRPr="00CE1BC4">
        <w:rPr>
          <w:rStyle w:val="apple-style-span"/>
          <w:sz w:val="24"/>
          <w:szCs w:val="24"/>
          <w:lang w:val="pt-PT"/>
        </w:rPr>
        <w:t>ETODOLOGIA</w:t>
      </w:r>
      <w:bookmarkEnd w:id="2"/>
      <w:r w:rsidR="00DF29AE" w:rsidRPr="00CE1BC4">
        <w:rPr>
          <w:rStyle w:val="apple-style-span"/>
          <w:sz w:val="24"/>
          <w:szCs w:val="24"/>
          <w:lang w:val="pt-PT"/>
        </w:rPr>
        <w:t xml:space="preserve"> </w:t>
      </w:r>
    </w:p>
    <w:p w14:paraId="02DF7938" w14:textId="2A4CCA87" w:rsidR="003C7C60" w:rsidRPr="00CE1BC4" w:rsidRDefault="003C7C60" w:rsidP="003C7C60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5F027562" w14:textId="4C174AA9" w:rsidR="009F13C4" w:rsidRPr="00CE1BC4" w:rsidRDefault="00917E0F" w:rsidP="00917E0F">
      <w:pPr>
        <w:pStyle w:val="Ttulo2"/>
        <w:spacing w:line="36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bookmarkStart w:id="3" w:name="_Toc129548187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2.1 - Planeamento</w:t>
      </w:r>
      <w:bookmarkEnd w:id="3"/>
    </w:p>
    <w:p w14:paraId="041B518B" w14:textId="09A0BFE7" w:rsidR="00534010" w:rsidRPr="00CE1BC4" w:rsidRDefault="00B053CF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planeamento e a metodologia são fundamentais para o sucesso de qualquer projeto</w:t>
      </w:r>
      <w:r w:rsidR="00B3192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B3192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Sabendo disto, na primeira reunião d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</w:t>
      </w:r>
      <w:r w:rsidR="00B3192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equipa, 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após</w:t>
      </w:r>
      <w:r w:rsidR="00B3192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definidas as capacidades e objetivos de cada um dos integrantes para este projeto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 Seguidamente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foi consens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ual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que o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jogo</w:t>
      </w:r>
      <w:r w:rsidR="00B6397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desenvolver seria definido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procurando um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projeto</w:t>
      </w:r>
      <w:r w:rsidR="00B6397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que fosse de encontro aos objetivos propostos para a conclusão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deste</w:t>
      </w:r>
      <w:r w:rsidR="007F1EA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="0053401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</w:p>
    <w:p w14:paraId="7F95D4BF" w14:textId="12C8C53B" w:rsidR="008D6EAB" w:rsidRPr="00CE1BC4" w:rsidRDefault="00534010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Uma vez que os conhecimentos na linguagem de programação necessári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os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 obrigatóri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os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para o desenvolvimento deste projeto ainda eram escassos ou nulos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e não tendo ainda noção das possibilidades máximas desta linguagem,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equipa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partiu em busca de projetos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open</w:t>
      </w:r>
      <w:r w:rsidR="00BB14A3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source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que, à vista destreinada, parecessem simples e cumprissem os seguintes requisitos obrigatórios:</w:t>
      </w:r>
    </w:p>
    <w:p w14:paraId="5B295AF1" w14:textId="7E4D7201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ter um módulo de entrar no jogo.</w:t>
      </w:r>
    </w:p>
    <w:p w14:paraId="5C92B334" w14:textId="7C1B821A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jogador iniciar um jogo.</w:t>
      </w:r>
    </w:p>
    <w:p w14:paraId="02F1C210" w14:textId="16E91E76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dois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jogadores jogarem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um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contra o outro.</w:t>
      </w:r>
    </w:p>
    <w:p w14:paraId="0FAE9012" w14:textId="2F5306A4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jogador jogar contra o computador (jogador-computador).</w:t>
      </w:r>
    </w:p>
    <w:p w14:paraId="36D9B51E" w14:textId="1F3292F4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jogador escolher o nível do jogo (jogador-computador).</w:t>
      </w:r>
    </w:p>
    <w:p w14:paraId="590621AE" w14:textId="25B768FE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ter 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três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níveis de dificuldade quando o jogo for (jogador-computador).</w:t>
      </w:r>
    </w:p>
    <w:p w14:paraId="5B46EB9F" w14:textId="100ED53E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jogador escolher entre os três níveis de dificuldade, quando o jogo for (jogador-computador), no qual os níveis são: fácil, médio e difícil.</w:t>
      </w:r>
    </w:p>
    <w:p w14:paraId="4ACA23AE" w14:textId="241775C8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jogador sair no meio da partida contra o computador.</w:t>
      </w:r>
    </w:p>
    <w:p w14:paraId="47C799C9" w14:textId="330E2D5C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iniciar uma nova partida no fim da partida. </w:t>
      </w:r>
    </w:p>
    <w:p w14:paraId="4F638A1D" w14:textId="41EEE2A3" w:rsidR="008D6EAB" w:rsidRPr="00CE1BC4" w:rsidRDefault="00620A74" w:rsidP="00620A74">
      <w:pPr>
        <w:pStyle w:val="PargrafodaLista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851" w:hanging="142"/>
        <w:contextualSpacing w:val="0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8D6EAB" w:rsidRPr="00BB14A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software</w:t>
      </w:r>
      <w:r w:rsidR="008D6EA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deve de permitir o usuário encerrar a partida</w:t>
      </w:r>
    </w:p>
    <w:p w14:paraId="1641589F" w14:textId="7BFABF6B" w:rsidR="006B46E6" w:rsidRPr="00CE1BC4" w:rsidRDefault="008D6EAB" w:rsidP="00D40367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 xml:space="preserve">Rapidamente surgiu a ideia de um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Endless</w:t>
      </w:r>
      <w:proofErr w:type="spellEnd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Runner</w:t>
      </w:r>
      <w:proofErr w:type="spellEnd"/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(jogo de corrida interminável)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 Este tipo</w:t>
      </w:r>
      <w:r w:rsidR="00340171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jogo, pela simplicidade que apresenta, parecia ser de fácil adaptação a todos os requisitos à exceção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de ser incompatível com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PvP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(Jogador contra Jogador)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69177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Com esta ideia já em mente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decidimos usar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como inspiração</w:t>
      </w:r>
      <w:r w:rsidR="00B6397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jogo </w:t>
      </w:r>
      <w:r w:rsidR="00E9506A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“T-Rex Game”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também denominado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="00E9506A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Chrome Dino</w:t>
      </w:r>
      <w:r w:rsid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”</w:t>
      </w:r>
      <w:r w:rsidR="00340171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j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ogo este bastante popular por estar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integrado 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</w:t>
      </w:r>
      <w:r w:rsidR="00E9506A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navegador Google Chrome.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Após este passo, a equipa partiu em busca de vários projetos em </w:t>
      </w:r>
      <w:r w:rsidR="006B46E6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Python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que tivessem como objetivo a replica desse mesmo jogo e foi nesse momento que houve o primeiro contacto com a biblioteca </w:t>
      </w:r>
      <w:proofErr w:type="spellStart"/>
      <w:r w:rsidR="006B46E6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 Esta biblioteca veio facilitar a criação do jogo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fornecendo as ferramentas 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essenciais</w:t>
      </w:r>
      <w:r w:rsidR="00986CAD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6B46E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para criar a interface gráfica do jogo, 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fundos, objetos, além do som e da música.</w:t>
      </w:r>
    </w:p>
    <w:p w14:paraId="24BDB20F" w14:textId="50C6BC5E" w:rsidR="007C64AB" w:rsidRPr="00CE1BC4" w:rsidRDefault="002028A4" w:rsidP="00986CA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ins w:id="4" w:author="DANIEL ANDRE AMORIM PINTO" w:date="2023-03-13T10:5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 wp14:anchorId="73353C5C" wp14:editId="0DF9A8B5">
                  <wp:simplePos x="0" y="0"/>
                  <wp:positionH relativeFrom="column">
                    <wp:posOffset>472440</wp:posOffset>
                  </wp:positionH>
                  <wp:positionV relativeFrom="paragraph">
                    <wp:posOffset>4885055</wp:posOffset>
                  </wp:positionV>
                  <wp:extent cx="4783455" cy="635"/>
                  <wp:effectExtent l="0" t="0" r="4445" b="12065"/>
                  <wp:wrapTopAndBottom/>
                  <wp:docPr id="3" name="Caixa de Texto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8345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450473" w14:textId="3D259E4A" w:rsidR="007277E7" w:rsidRPr="002028A4" w:rsidRDefault="007277E7" w:rsidP="002028A4">
                              <w:pPr>
                                <w:pStyle w:val="Legenda"/>
                                <w:rPr>
                                  <w:rFonts w:ascii="Times New Roman" w:eastAsia="Calibri" w:hAnsi="Times New Roman" w:cs="Times New Roman"/>
                                  <w:noProof/>
                                  <w:color w:val="000000"/>
                                  <w:lang w:val="pt-PT"/>
                                </w:rPr>
                              </w:pPr>
                              <w:r w:rsidRPr="002028A4">
                                <w:rPr>
                                  <w:lang w:val="pt-PT"/>
                                </w:rP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 w:rsidRPr="002028A4">
                                <w:rPr>
                                  <w:lang w:val="pt-PT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Pr="002028A4">
                                <w:rPr>
                                  <w:noProof/>
                                  <w:lang w:val="pt-PT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2028A4">
                                <w:rPr>
                                  <w:lang w:val="pt-PT"/>
                                </w:rPr>
                                <w:t xml:space="preserve"> </w:t>
                              </w:r>
                              <w:r>
                                <w:rPr>
                                  <w:lang w:val="pt-PT"/>
                                </w:rPr>
                                <w:t xml:space="preserve">- </w:t>
                              </w:r>
                              <w:r w:rsidRPr="002028A4">
                                <w:rPr>
                                  <w:lang w:val="pt-PT"/>
                                </w:rPr>
                                <w:t xml:space="preserve">Menus, modo single </w:t>
                              </w:r>
                              <w:proofErr w:type="spellStart"/>
                              <w:r w:rsidRPr="002028A4">
                                <w:rPr>
                                  <w:lang w:val="pt-PT"/>
                                </w:rPr>
                                <w:t>payer</w:t>
                              </w:r>
                              <w:proofErr w:type="spellEnd"/>
                              <w:r w:rsidRPr="002028A4">
                                <w:rPr>
                                  <w:lang w:val="pt-PT"/>
                                </w:rPr>
                                <w:t xml:space="preserve"> </w:t>
                              </w:r>
                              <w:r>
                                <w:rPr>
                                  <w:lang w:val="pt-PT"/>
                                </w:rPr>
                                <w:t xml:space="preserve">e </w:t>
                              </w:r>
                              <w:proofErr w:type="spellStart"/>
                              <w:r>
                                <w:rPr>
                                  <w:lang w:val="pt-PT"/>
                                </w:rPr>
                                <w:t>multiplayer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73353C5C"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" o:spid="_x0000_s1026" type="#_x0000_t202" style="position:absolute;left:0;text-align:left;margin-left:37.2pt;margin-top:384.65pt;width:376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" stroked="f">
                  <v:textbox style="mso-fit-shape-to-text:t" inset="0,0,0,0">
                    <w:txbxContent>
                      <w:p w14:paraId="63450473" w14:textId="3D259E4A" w:rsidR="007277E7" w:rsidRPr="002028A4" w:rsidRDefault="007277E7" w:rsidP="002028A4">
                        <w:pPr>
                          <w:pStyle w:val="Legenda"/>
                          <w:rPr>
                            <w:rFonts w:ascii="Times New Roman" w:eastAsia="Calibri" w:hAnsi="Times New Roman" w:cs="Times New Roman"/>
                            <w:noProof/>
                            <w:color w:val="000000"/>
                            <w:lang w:val="pt-PT"/>
                          </w:rPr>
                        </w:pPr>
                        <w:r w:rsidRPr="002028A4">
                          <w:rPr>
                            <w:lang w:val="pt-PT"/>
                          </w:rPr>
                          <w:t xml:space="preserve">Figura </w:t>
                        </w:r>
                        <w:r>
                          <w:fldChar w:fldCharType="begin"/>
                        </w:r>
                        <w:r w:rsidRPr="002028A4">
                          <w:rPr>
                            <w:lang w:val="pt-PT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Pr="002028A4">
                          <w:rPr>
                            <w:noProof/>
                            <w:lang w:val="pt-PT"/>
                          </w:rPr>
                          <w:t>1</w:t>
                        </w:r>
                        <w:r>
                          <w:fldChar w:fldCharType="end"/>
                        </w:r>
                        <w:r w:rsidRPr="002028A4">
                          <w:rPr>
                            <w:lang w:val="pt-PT"/>
                          </w:rPr>
                          <w:t xml:space="preserve"> </w:t>
                        </w:r>
                        <w:r>
                          <w:rPr>
                            <w:lang w:val="pt-PT"/>
                          </w:rPr>
                          <w:t xml:space="preserve">- </w:t>
                        </w:r>
                        <w:r w:rsidRPr="002028A4">
                          <w:rPr>
                            <w:lang w:val="pt-PT"/>
                          </w:rPr>
                          <w:t xml:space="preserve">Menus, modo single </w:t>
                        </w:r>
                        <w:proofErr w:type="spellStart"/>
                        <w:r w:rsidRPr="002028A4">
                          <w:rPr>
                            <w:lang w:val="pt-PT"/>
                          </w:rPr>
                          <w:t>payer</w:t>
                        </w:r>
                        <w:proofErr w:type="spellEnd"/>
                        <w:r w:rsidRPr="002028A4">
                          <w:rPr>
                            <w:lang w:val="pt-PT"/>
                          </w:rPr>
                          <w:t xml:space="preserve"> </w:t>
                        </w:r>
                        <w:r>
                          <w:rPr>
                            <w:lang w:val="pt-PT"/>
                          </w:rPr>
                          <w:t xml:space="preserve">e </w:t>
                        </w:r>
                        <w:proofErr w:type="spellStart"/>
                        <w:r>
                          <w:rPr>
                            <w:lang w:val="pt-PT"/>
                          </w:rPr>
                          <w:t>multiplayer</w:t>
                        </w:r>
                        <w:proofErr w:type="spellEnd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986CAD">
        <w:rPr>
          <w:rFonts w:ascii="Times New Roman" w:hAnsi="Times New Roman"/>
          <w:noProof/>
          <w:color w:val="000000"/>
          <w:sz w:val="24"/>
          <w:szCs w:val="24"/>
          <w:lang w:val="pt-P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233249" wp14:editId="2B50A061">
                <wp:simplePos x="0" y="0"/>
                <wp:positionH relativeFrom="column">
                  <wp:posOffset>472888</wp:posOffset>
                </wp:positionH>
                <wp:positionV relativeFrom="paragraph">
                  <wp:posOffset>1462442</wp:posOffset>
                </wp:positionV>
                <wp:extent cx="4783455" cy="3365500"/>
                <wp:effectExtent l="0" t="0" r="4445" b="0"/>
                <wp:wrapTopAndBottom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3455" cy="3365500"/>
                          <a:chOff x="0" y="0"/>
                          <a:chExt cx="5318374" cy="3741420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480" cy="374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Imagem 24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024" y="390417"/>
                            <a:ext cx="3180715" cy="186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m 2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024" y="2445249"/>
                            <a:ext cx="318135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group w14:anchorId="2130E33D" id="Agrupar 12" o:spid="_x0000_s1026" style="position:absolute;margin-left:37.25pt;margin-top:115.15pt;width:376.65pt;height:265pt;z-index:251663360;mso-width-relative:margin;mso-height-relative:margin" coordsize="53183,3741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0ie0v+ZS9rf+GDmv+h6X37r3QP0PGSrP&#13;&#10;6iuqb/UjmZ/8fyPfuvdDJgP0pf8AwvxY/wC+I/wv7917oW8T9F/wtfjj/G3P9PfuvdLuj+g/1h/h&#13;&#10;+f8AePfuvdKFB6G/4I3H9bp+Prz/ALH37r3X/9PfYqeQbWuf8Pp6jfj+v+39+690l6/6n+vqP+9f&#13;&#10;7fge/de6DzMcav8AW/HP1/3349+690Du4T+sj8knj8GxU/Xm3v3XugPz19dN9edx7Dv+b/8AGQtp&#13;&#10;fi97+/de6OZlf+Lpkv8AqPrP/ciT37r3UD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SJ7S/5lL2t&#13;&#10;/wCGDmv+h6X37r3QQUNxka3/ABrqn6cj/PyfQXYg8+/de6GLAfpT/EA3F/xxc3549+690LuKHC/1&#13;&#10;Nv8AH/evfuvdLuh5H+2/3hiL2+p49+690/pbQ3/BG44tfR/W9v8Aebe/de6//9TfYntY3/oP97Nw&#13;&#10;Of6e/de6S+Q4LXH01cf7AfT68+/de6D3MW9XAHH0/wB8frb37r3QN7gP6/6Xbj6H88f61h/vHv3X&#13;&#10;ugPz36qb/wAOPYf+t/zMLaf0/wAbe/de6Oblf+Lpkv8AqPrP/ciT37r3UD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IntL/mUva3/AIYOa/6HpffuvdBBQ3GRrf8AGuqf&#13;&#10;pyP8/J9BdiDz7917oYsB+lP8QDcX/HFzfnj37r3Qu4ocL/U2/wAf969+690u6Hkf7b/eGIvb6nj3&#13;&#10;7r3T+ltDf8Ebji19H9b2/wB5t7917r//1t9ie1jf+g/3s3A5/p7917pL5DgtcfTVx/sB9Prz7917&#13;&#10;oPcxb1cAcfT/AHx+tvfuvdA3uA/r/pduPofzx/rWH+8e/de6A/Pfqpv/AA49h/63/Mwtp/T/ABt7&#13;&#10;917o5uV/4umS/wCo+s/9yJPfuvdQP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8" o:spid="_x0000_s1027" type="#_x0000_t75" style="position:absolute;width:20624;height:37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">
                  <v:imagedata r:id="rId12" o:title=""/>
                </v:shape>
                <v:shape id="Imagem 24" o:spid="_x0000_s1028" type="#_x0000_t75" alt="Uma imagem com texto&#10;&#10;Descrição gerada automaticamente" style="position:absolute;left:21370;top:3904;width:31807;height:186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">
                  <v:imagedata r:id="rId13" o:title="Uma imagem com texto&#10;&#10;Descrição gerada automaticamente"/>
                </v:shape>
                <v:shape id="Imagem 2" o:spid="_x0000_s1029" type="#_x0000_t75" alt="Uma imagem com texto&#10;&#10;Descrição gerada automaticamente" style="position:absolute;left:21370;top:24452;width:31813;height:129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">
                  <v:imagedata r:id="rId14" o:title="Uma imagem com texto&#10;&#10;Descrição gerada automaticamente"/>
                </v:shape>
                <w10:wrap type="topAndBottom"/>
              </v:group>
            </w:pict>
          </mc:Fallback>
        </mc:AlternateConten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Estava planeado o projeto: Um jogo </w:t>
      </w:r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“</w:t>
      </w:r>
      <w:proofErr w:type="spellStart"/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Endeless</w:t>
      </w:r>
      <w:proofErr w:type="spellEnd"/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</w:t>
      </w:r>
      <w:proofErr w:type="spellStart"/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Runner</w:t>
      </w:r>
      <w:proofErr w:type="spellEnd"/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ao estilo “</w:t>
      </w:r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T-Rex Game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desenvolvido em </w:t>
      </w:r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Python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 recurso ao </w:t>
      </w:r>
      <w:proofErr w:type="spellStart"/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Ainda sem saber bem qual seria o tema final do jogo, a equipa começou a testar vários dos projetos encontrados, a estudar a biblioteca </w:t>
      </w:r>
      <w:proofErr w:type="spellStart"/>
      <w:r w:rsidR="00AC5669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 a definir, mesmo sabendo </w:t>
      </w:r>
      <w:r w:rsidR="00340171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que 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seria provisório, o layout do jogo e menus deste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(Figura 1)</w:t>
      </w:r>
      <w:r w:rsidR="00AC566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</w:p>
    <w:p w14:paraId="7AF41DA6" w14:textId="5F9CCCE1" w:rsidR="00AC5669" w:rsidRPr="00CE1BC4" w:rsidRDefault="00AC5669" w:rsidP="00B053CF">
      <w:pPr>
        <w:spacing w:before="120" w:after="120" w:line="360" w:lineRule="auto"/>
        <w:jc w:val="both"/>
        <w:rPr>
          <w:lang w:val="pt-PT"/>
        </w:rPr>
      </w:pPr>
    </w:p>
    <w:p w14:paraId="594E3FE2" w14:textId="0CA25A34" w:rsidR="007C64AB" w:rsidRPr="00CE1BC4" w:rsidRDefault="007C64AB" w:rsidP="007074E5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FF0000"/>
          <w:sz w:val="24"/>
          <w:szCs w:val="24"/>
          <w:lang w:val="pt-PT"/>
        </w:rPr>
      </w:pPr>
    </w:p>
    <w:p w14:paraId="25C07AFE" w14:textId="199C49DF" w:rsidR="007C64AB" w:rsidRPr="00CE1BC4" w:rsidRDefault="00340171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>Com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esta ideia já assente e maturada, foi decidido que, uma vez que o jogo teria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obrigatoriamente,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três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níveis de dificuldade, 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tanto a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velocidade 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como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 frequência de objetos </w:t>
      </w:r>
      <w:r w:rsidR="008D3B3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ser</w:t>
      </w:r>
      <w:r w:rsidR="008D3B3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</w:t>
      </w:r>
      <w:r w:rsidR="008D3B3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="008D3B3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m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fator diferenciador entre os vários </w:t>
      </w:r>
      <w:r w:rsidR="00783A4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níveis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 No entanto, sendo este um jogo que tem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na 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sua essência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BB3F97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um aumento de velocidade por natureza, a diferenciação entre </w:t>
      </w:r>
      <w:r w:rsidR="00783A4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níveis viria na forma de incrementos maiores ou menores, consoante o nível de dificuldade.</w:t>
      </w:r>
    </w:p>
    <w:p w14:paraId="15BA076E" w14:textId="1FD0985C" w:rsidR="00ED7C52" w:rsidRPr="00CE1BC4" w:rsidRDefault="00783A4E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Com isto, e porque desde o primeiro dia a equipa ambicionava um jogo extremamente simples de jogar, foi tomada a decisão de eliminar um dos comandos originais do jogo para simplificar a 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sua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jogabilidade. No jogo original, o jogador pode baixar-se ou saltar para se desviar dos obstáculos. No “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Keep Moving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foi eliminada a opção de baixar. Na ótica da equipa, a simplicidade de ser possível jogar apenas com uma tecla dá a liberdade ao jogador de focar a sua atenção em correr cada vez mais rápido e mais longe. A possibilidade de outra ação poderia criar uma frustração extra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coisa que, já pela natureza do jogo, existe. Com isto as teclas do jogo ficaram definidas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: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986CA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tecla “w” que fa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rá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 que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personagem do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jogador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um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salte, e a tecla “up” que fará o mesmo para 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personagem </w:t>
      </w:r>
      <w:r w:rsidR="00ED7C5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do jogador dois.</w:t>
      </w:r>
    </w:p>
    <w:p w14:paraId="7C38F0C7" w14:textId="4C2F510D" w:rsidR="008B02F6" w:rsidRPr="00CE1BC4" w:rsidRDefault="00ED7C52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Por fim, o tema do jogo. Este foi uma das decisões mais demoradas. A natureza do jogo não limitava a imaginação e, por isso, a escolha foi arrastada ao limite possível. Mas, por fim essa decisão foi tomada. Aproveitando o facto de que no dia 22 de janeiro de 2023 começ</w:t>
      </w:r>
      <w:r w:rsidR="008B02F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ou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no do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oelho no Calendário lunar chinês, data esta </w:t>
      </w:r>
      <w:r w:rsidR="008B02F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próxima d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entrega do primeiro </w:t>
      </w:r>
      <w:r w:rsidR="008B02F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esboço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deste relatório</w:t>
      </w:r>
      <w:r w:rsidR="008B02F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foi escolhido o animal coelho como personagem principal do jogo, e que o jogo seria decorado com esse tema em homenagem a este acontecimento.</w:t>
      </w:r>
    </w:p>
    <w:p w14:paraId="40568F1B" w14:textId="484F0988" w:rsidR="008B02F6" w:rsidRPr="00CE1BC4" w:rsidRDefault="008B02F6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Com este ponto final, a equipa estava finalmente pronta para 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iniciar o processo de</w:t>
      </w:r>
      <w:r w:rsidR="00AA1481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desenvolvimento do jogo.</w:t>
      </w:r>
    </w:p>
    <w:p w14:paraId="7C141A95" w14:textId="77777777" w:rsidR="009F13C4" w:rsidRPr="00CE1BC4" w:rsidRDefault="009F13C4" w:rsidP="005A5D25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03E95727" w14:textId="6194B013" w:rsidR="005A5D25" w:rsidRPr="00CE1BC4" w:rsidRDefault="00917E0F" w:rsidP="00917E0F">
      <w:pPr>
        <w:pStyle w:val="Ttulo2"/>
        <w:spacing w:line="36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bookmarkStart w:id="5" w:name="_Toc129548188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2.2 - Metodologia</w:t>
      </w:r>
      <w:bookmarkEnd w:id="5"/>
    </w:p>
    <w:p w14:paraId="7B8DE7AA" w14:textId="5862BF38" w:rsidR="005A5D25" w:rsidRPr="00CE1BC4" w:rsidRDefault="00C02773" w:rsidP="00AA1481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nível de gestão do projeto a equipa optou por 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cria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r, gradualmente,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pequenas partes do jogo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testando o código constantemente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com as alterações necessárias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Utilizando uma metodologia próxima das diretrizes das metodologias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Agile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mesmo que,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 xml:space="preserve">no caso 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deste projeto</w:t>
      </w:r>
      <w:r w:rsidR="009F13C4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não exista um cliente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“real”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os elementos da equipa agiam como tal.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control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 vers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ões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foi feito através do </w:t>
      </w:r>
      <w:r w:rsidR="00620A7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="005A5D25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GitHub</w:t>
      </w:r>
      <w:r w:rsid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”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permitindo a colaboração d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os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vários membros 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da equipa, mesmo em períodos fora do </w:t>
      </w:r>
      <w:r w:rsidR="009F13C4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horário 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predefino para o desenvolvimento do projeto</w:t>
      </w:r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Além disso, a equip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realizou testes e correções frequentes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 cada implementação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garantindo que o jogo estivesse funcional e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livre de </w:t>
      </w:r>
      <w:r w:rsidR="00B34D4F" w:rsidRPr="00415D93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bugs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 cada versão.</w:t>
      </w:r>
    </w:p>
    <w:p w14:paraId="3E251ED3" w14:textId="761FE419" w:rsidR="001A2FBC" w:rsidRPr="00CE1BC4" w:rsidRDefault="008B02F6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metodologia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Agile</w:t>
      </w:r>
      <w:r w:rsidR="00AA1481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,</w:t>
      </w:r>
      <w:r w:rsidR="00AA1481" w:rsidRPr="002F731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tal como foi mencionado</w:t>
      </w:r>
      <w:r w:rsidR="00AA1481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foi adaptada ao projeto de implementação do jogo "</w:t>
      </w:r>
      <w:r w:rsidR="001A2FBC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Keep </w:t>
      </w:r>
      <w:proofErr w:type="spellStart"/>
      <w:r w:rsidR="001A2FBC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moving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" por meio de práticas como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Sprint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Planning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Daily</w:t>
      </w:r>
      <w:proofErr w:type="spellEnd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Stand-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up</w:t>
      </w:r>
      <w:proofErr w:type="spellEnd"/>
      <w:r w:rsidR="00AA1481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Sprint </w:t>
      </w:r>
      <w:proofErr w:type="spellStart"/>
      <w:r w:rsidR="001A2FBC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Review</w:t>
      </w:r>
      <w:proofErr w:type="spellEnd"/>
      <w:r w:rsidR="001A2FBC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</w:p>
    <w:p w14:paraId="2A788164" w14:textId="568F3407" w:rsidR="001A2FBC" w:rsidRPr="00CE1BC4" w:rsidRDefault="008B02F6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Sprint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Planning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foi realizado semanalmente para definir as atividades a serem realizadas, incluindo recursos necessários, funcionalidades a serem desenvolvidas e a divisão de tarefas entre os membros da equip</w:t>
      </w:r>
      <w:r w:rsidR="001A2FBC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</w:t>
      </w:r>
    </w:p>
    <w:p w14:paraId="327B3EED" w14:textId="36F786A2" w:rsidR="008B02F6" w:rsidRPr="00CE1BC4" w:rsidRDefault="008B02F6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Daily</w:t>
      </w:r>
      <w:proofErr w:type="spellEnd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Stand-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up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foi </w:t>
      </w:r>
      <w:r w:rsidR="001A2FBC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realizado no 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início</w:t>
      </w:r>
      <w:r w:rsidR="001A2FBC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 todas as aulas disponíveis para o desenvolvimento do projeto.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Este</w:t>
      </w:r>
      <w:r w:rsidR="00501FC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momento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501FC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foi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usado para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discutir o progresso do trabalho e identificar quaisquer obstáculos que estivessem</w:t>
      </w:r>
      <w:r w:rsidR="005A5D2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 impedir ou dificultar o desenvolvimento d</w:t>
      </w:r>
      <w:r w:rsidR="00501FC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ele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</w:p>
    <w:p w14:paraId="6911B0D5" w14:textId="6082E027" w:rsidR="008B02F6" w:rsidRPr="00CE1BC4" w:rsidRDefault="008B02F6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Durante a </w:t>
      </w:r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Sprint </w:t>
      </w:r>
      <w:proofErr w:type="spellStart"/>
      <w:r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Review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foram abordadas soluções encontradas,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equip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discutiu os resultados obtidos</w:t>
      </w:r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 discutiu todas as alterações posteriores, agindo neste caso como </w:t>
      </w:r>
      <w:proofErr w:type="spellStart"/>
      <w:r w:rsidR="00B34D4F" w:rsidRPr="00620A74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stakeholders</w:t>
      </w:r>
      <w:proofErr w:type="spellEnd"/>
      <w:r w:rsidR="00B34D4F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do seu próprio projeto. 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</w:p>
    <w:p w14:paraId="3B844B67" w14:textId="20775675" w:rsidR="009F13C4" w:rsidRPr="00CE1BC4" w:rsidRDefault="009F13C4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Este planeamento e metodologia foram cruciais para o sucesso do projeto, garantindo que as etapas do processo de criação do jogo e os objetivos definidos fossem cumpridos</w:t>
      </w:r>
      <w:r w:rsidR="00501FC3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resultando num jogo funcional e divertido de jogar.</w:t>
      </w:r>
    </w:p>
    <w:p w14:paraId="0B917381" w14:textId="2A5E3C38" w:rsidR="00ED7C52" w:rsidRPr="00CE1BC4" w:rsidRDefault="008B02F6" w:rsidP="007074E5">
      <w:pPr>
        <w:spacing w:before="120" w:after="120" w:line="360" w:lineRule="auto"/>
        <w:jc w:val="both"/>
        <w:rPr>
          <w:lang w:val="pt-PT"/>
        </w:rPr>
      </w:pPr>
      <w:r w:rsidRPr="00CE1BC4">
        <w:rPr>
          <w:lang w:val="pt-PT"/>
        </w:rPr>
        <w:t xml:space="preserve"> </w:t>
      </w:r>
    </w:p>
    <w:p w14:paraId="1DFA6626" w14:textId="1707E933" w:rsidR="00EB76A8" w:rsidRDefault="00EB76A8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24"/>
          <w:lang w:val="pt-PT"/>
        </w:rPr>
      </w:pPr>
    </w:p>
    <w:p w14:paraId="39FDFE10" w14:textId="77777777" w:rsidR="00A432E2" w:rsidRDefault="00A432E2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24"/>
          <w:lang w:val="pt-PT"/>
        </w:rPr>
      </w:pPr>
      <w:bookmarkStart w:id="6" w:name="_Toc129548189"/>
      <w:r>
        <w:rPr>
          <w:sz w:val="24"/>
          <w:szCs w:val="24"/>
          <w:lang w:val="pt-PT"/>
        </w:rPr>
        <w:br w:type="page"/>
      </w:r>
    </w:p>
    <w:p w14:paraId="530789A0" w14:textId="2589FEBA" w:rsidR="003C7C60" w:rsidRPr="00CE1BC4" w:rsidRDefault="00BC1D0D" w:rsidP="003C7C60">
      <w:pPr>
        <w:pStyle w:val="Ttulo1"/>
        <w:rPr>
          <w:sz w:val="24"/>
          <w:szCs w:val="24"/>
          <w:lang w:val="pt-PT"/>
        </w:rPr>
      </w:pPr>
      <w:r w:rsidRPr="00CE1BC4">
        <w:rPr>
          <w:sz w:val="24"/>
          <w:szCs w:val="24"/>
          <w:lang w:val="pt-PT"/>
        </w:rPr>
        <w:lastRenderedPageBreak/>
        <w:t xml:space="preserve">3. </w:t>
      </w:r>
      <w:r w:rsidR="003C7C60" w:rsidRPr="00CE1BC4">
        <w:rPr>
          <w:sz w:val="24"/>
          <w:szCs w:val="24"/>
          <w:lang w:val="pt-PT"/>
        </w:rPr>
        <w:t>IMPLEMENTAÇÃO</w:t>
      </w:r>
      <w:bookmarkEnd w:id="6"/>
    </w:p>
    <w:p w14:paraId="0F95476E" w14:textId="77777777" w:rsidR="00501FC3" w:rsidRDefault="00501FC3" w:rsidP="003C7C60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highlight w:val="red"/>
          <w:lang w:val="pt-PT"/>
        </w:rPr>
      </w:pPr>
    </w:p>
    <w:p w14:paraId="164E6A15" w14:textId="197B4586" w:rsidR="00501FC3" w:rsidRPr="00FA29A7" w:rsidRDefault="00501FC3" w:rsidP="003C7C60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FA29A7">
        <w:rPr>
          <w:rStyle w:val="apple-style-span"/>
          <w:rFonts w:ascii="Times New Roman" w:hAnsi="Times New Roman"/>
          <w:sz w:val="24"/>
          <w:szCs w:val="24"/>
          <w:lang w:val="pt-PT"/>
        </w:rPr>
        <w:t>Na</w:t>
      </w:r>
      <w:r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Figura x apresenta-se a calendarização...</w:t>
      </w:r>
    </w:p>
    <w:p w14:paraId="63379930" w14:textId="1C196BEF" w:rsidR="003C7C60" w:rsidRPr="00CE1BC4" w:rsidRDefault="00752F08" w:rsidP="003C7C60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highlight w:val="red"/>
          <w:lang w:val="pt-PT"/>
        </w:rPr>
        <w:t xml:space="preserve">IMAGEM COM A </w:t>
      </w:r>
      <w:proofErr w:type="spellStart"/>
      <w:r w:rsidR="00B74F7E" w:rsidRPr="00CE1BC4">
        <w:rPr>
          <w:rStyle w:val="apple-style-span"/>
          <w:rFonts w:ascii="Times New Roman" w:hAnsi="Times New Roman"/>
          <w:color w:val="000000"/>
          <w:sz w:val="24"/>
          <w:szCs w:val="24"/>
          <w:highlight w:val="red"/>
          <w:lang w:val="pt-PT"/>
        </w:rPr>
        <w:t>Calanderização</w:t>
      </w:r>
      <w:proofErr w:type="spellEnd"/>
      <w:r w:rsidR="00B74F7E" w:rsidRPr="00CE1BC4">
        <w:rPr>
          <w:rStyle w:val="apple-style-span"/>
          <w:rFonts w:ascii="Times New Roman" w:hAnsi="Times New Roman"/>
          <w:color w:val="000000"/>
          <w:sz w:val="24"/>
          <w:szCs w:val="24"/>
          <w:highlight w:val="red"/>
          <w:lang w:val="pt-PT"/>
        </w:rPr>
        <w:t>:</w:t>
      </w:r>
    </w:p>
    <w:p w14:paraId="5BA8E307" w14:textId="5AD82BE7" w:rsidR="00434F07" w:rsidRPr="00CE1BC4" w:rsidRDefault="00434F07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Porque expor a implementação deste projeto pode tornar-se confusa, serão expostas inicialmente várias informações relevantes para uma melhor compreensão e posteriormente ser</w:t>
      </w:r>
      <w:r w:rsidR="00620A74">
        <w:rPr>
          <w:rStyle w:val="apple-style-span"/>
          <w:rFonts w:ascii="Times New Roman" w:hAnsi="Times New Roman"/>
          <w:sz w:val="24"/>
          <w:szCs w:val="24"/>
          <w:lang w:val="pt-PT"/>
        </w:rPr>
        <w:t>á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501FC3">
        <w:rPr>
          <w:rStyle w:val="apple-style-span"/>
          <w:rFonts w:ascii="Times New Roman" w:hAnsi="Times New Roman"/>
          <w:sz w:val="24"/>
          <w:szCs w:val="24"/>
          <w:lang w:val="pt-PT"/>
        </w:rPr>
        <w:t>descrito</w:t>
      </w:r>
      <w:r w:rsidR="00501FC3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o processo de desenvolvimento </w:t>
      </w:r>
      <w:r w:rsidR="007E7AB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dos processos principais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do jogo.</w:t>
      </w:r>
      <w:r w:rsidR="00CD21D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Sempre que possível, os processos serão ilustrados através de diagramas, figuras ou descrições textuais. Todavia, o código pode ser consultado no Anexo </w:t>
      </w:r>
      <w:r w:rsidR="0000426B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2</w:t>
      </w:r>
      <w:r w:rsidR="00CD21D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</w:p>
    <w:p w14:paraId="44562CA3" w14:textId="77777777" w:rsidR="00434F07" w:rsidRPr="00CE1BC4" w:rsidRDefault="00434F07" w:rsidP="00434F07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1A3940C8" w14:textId="2177041C" w:rsidR="00F81BED" w:rsidRPr="00F81BED" w:rsidRDefault="00434F07" w:rsidP="00F81BED">
      <w:pPr>
        <w:pStyle w:val="Ttulo2"/>
        <w:spacing w:line="360" w:lineRule="auto"/>
        <w:rPr>
          <w:rFonts w:ascii="Times New Roman" w:hAnsi="Times New Roman"/>
          <w:sz w:val="24"/>
          <w:szCs w:val="24"/>
          <w:lang w:val="pt-PT"/>
        </w:rPr>
      </w:pPr>
      <w:bookmarkStart w:id="7" w:name="_Toc129548190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3.1 – Software e recursos utilizados.</w:t>
      </w:r>
      <w:bookmarkEnd w:id="7"/>
    </w:p>
    <w:p w14:paraId="12A1A91B" w14:textId="24DA07B0" w:rsidR="008F45D3" w:rsidRPr="00CE1BC4" w:rsidRDefault="00B74F7E" w:rsidP="00917E0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A implementação do jogo “</w:t>
      </w:r>
      <w:r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Keep Moving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” foi realizada </w:t>
      </w:r>
      <w:r w:rsidR="0036233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na linguagem de programação </w:t>
      </w:r>
      <w:r w:rsidR="0036233F"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Python</w:t>
      </w:r>
      <w:r w:rsidR="0036233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na versão 3.10.6 e com recurso à biblioteca </w:t>
      </w:r>
      <w:proofErr w:type="spellStart"/>
      <w:r w:rsidR="0036233F"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Pygame</w:t>
      </w:r>
      <w:proofErr w:type="spellEnd"/>
      <w:r w:rsidR="0036233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na versão 2.1.2.  Foi também usado o </w:t>
      </w:r>
      <w:r w:rsidR="00620A74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="0036233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Visual Studio Code</w:t>
      </w:r>
      <w:r w:rsidR="00620A74">
        <w:rPr>
          <w:rStyle w:val="apple-style-span"/>
          <w:rFonts w:ascii="Times New Roman" w:hAnsi="Times New Roman"/>
          <w:sz w:val="24"/>
          <w:szCs w:val="24"/>
          <w:lang w:val="pt-PT"/>
        </w:rPr>
        <w:t>”</w:t>
      </w:r>
      <w:r w:rsidR="0036233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como IDE de eleição entre a equipa</w:t>
      </w:r>
      <w:r w:rsidR="00CE787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</w:p>
    <w:p w14:paraId="4CD1CEC3" w14:textId="77777777" w:rsidR="007B0B7D" w:rsidRPr="00CE1BC4" w:rsidRDefault="007B0B7D" w:rsidP="008F45D3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1F80E4F8" w14:textId="09B2035D" w:rsidR="007B0B7D" w:rsidRPr="00CE1BC4" w:rsidRDefault="007B0B7D" w:rsidP="00F81BED">
      <w:pPr>
        <w:pStyle w:val="Ttulo2"/>
        <w:spacing w:line="360" w:lineRule="auto"/>
        <w:rPr>
          <w:rStyle w:val="apple-style-span"/>
          <w:rFonts w:ascii="Times New Roman" w:hAnsi="Times New Roman"/>
          <w:sz w:val="24"/>
          <w:szCs w:val="24"/>
          <w:lang w:val="pt-PT"/>
        </w:rPr>
      </w:pPr>
      <w:bookmarkStart w:id="8" w:name="_Toc129548191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3.</w:t>
      </w:r>
      <w:r w:rsidR="00434F07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2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– O que é o </w:t>
      </w:r>
      <w:r w:rsidR="005A4E5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="005A4E5F" w:rsidRPr="00620A74">
        <w:rPr>
          <w:rStyle w:val="apple-style-span"/>
          <w:rFonts w:ascii="Times New Roman" w:hAnsi="Times New Roman"/>
          <w:i w:val="0"/>
          <w:iCs w:val="0"/>
          <w:sz w:val="24"/>
          <w:szCs w:val="24"/>
          <w:lang w:val="pt-PT"/>
        </w:rPr>
        <w:t>K</w:t>
      </w:r>
      <w:r w:rsidRPr="00620A74">
        <w:rPr>
          <w:rStyle w:val="apple-style-span"/>
          <w:rFonts w:ascii="Times New Roman" w:hAnsi="Times New Roman"/>
          <w:i w:val="0"/>
          <w:iCs w:val="0"/>
          <w:sz w:val="24"/>
          <w:szCs w:val="24"/>
          <w:lang w:val="pt-PT"/>
        </w:rPr>
        <w:t xml:space="preserve">eep </w:t>
      </w:r>
      <w:r w:rsidR="005A4E5F" w:rsidRPr="00620A74">
        <w:rPr>
          <w:rStyle w:val="apple-style-span"/>
          <w:rFonts w:ascii="Times New Roman" w:hAnsi="Times New Roman"/>
          <w:i w:val="0"/>
          <w:iCs w:val="0"/>
          <w:sz w:val="24"/>
          <w:szCs w:val="24"/>
          <w:lang w:val="pt-PT"/>
        </w:rPr>
        <w:t>M</w:t>
      </w:r>
      <w:r w:rsidRPr="00620A74">
        <w:rPr>
          <w:rStyle w:val="apple-style-span"/>
          <w:rFonts w:ascii="Times New Roman" w:hAnsi="Times New Roman"/>
          <w:i w:val="0"/>
          <w:iCs w:val="0"/>
          <w:sz w:val="24"/>
          <w:szCs w:val="24"/>
          <w:lang w:val="pt-PT"/>
        </w:rPr>
        <w:t>oving</w:t>
      </w:r>
      <w:r w:rsidR="005A4E5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?</w:t>
      </w:r>
      <w:bookmarkEnd w:id="8"/>
    </w:p>
    <w:p w14:paraId="31AFE6E1" w14:textId="332FDBCA" w:rsidR="00434F07" w:rsidRPr="00CE1BC4" w:rsidRDefault="008F45D3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pPrChange w:id="9" w:author="Patrícia Christine Silva" w:date="2023-03-12T23:49:00Z">
          <w:pPr>
            <w:spacing w:before="120" w:after="120" w:line="360" w:lineRule="auto"/>
            <w:jc w:val="both"/>
          </w:pPr>
        </w:pPrChange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 jogo “</w:t>
      </w:r>
      <w:r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Keep Moving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” é um jogo</w:t>
      </w:r>
      <w:r w:rsidR="007B0B7D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2D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que se caracteriza como um jogo “</w:t>
      </w:r>
      <w:proofErr w:type="spellStart"/>
      <w:r w:rsidR="00620A74"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E</w:t>
      </w:r>
      <w:r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ndless</w:t>
      </w:r>
      <w:proofErr w:type="spellEnd"/>
      <w:r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 </w:t>
      </w:r>
      <w:proofErr w:type="spellStart"/>
      <w:r w:rsidR="00620A74"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R</w:t>
      </w:r>
      <w:r w:rsidRPr="00620A7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unner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”. </w:t>
      </w:r>
      <w:r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Isto significa que </w:t>
      </w:r>
      <w:r w:rsidR="00837428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não é possível vencer o jogo, apenas </w:t>
      </w:r>
      <w:r w:rsidR="009B6F2E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vencer o adversário</w:t>
      </w:r>
      <w:r w:rsidR="007143B0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, </w:t>
      </w:r>
      <w:proofErr w:type="gramStart"/>
      <w:r w:rsidR="007143B0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no caso</w:t>
      </w:r>
      <w:r w:rsidR="009E448C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s</w:t>
      </w:r>
      <w:proofErr w:type="gramEnd"/>
      <w:r w:rsidR="009E448C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multi-player</w:t>
      </w:r>
      <w:r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Para evoluir no jogo</w:t>
      </w:r>
      <w:r w:rsidR="005A4E5F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,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501FC3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o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personagem tem </w:t>
      </w:r>
      <w:r w:rsidR="00501FC3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de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saltar obstáculos e continuará</w:t>
      </w:r>
      <w:r w:rsidR="00501FC3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assim até que colida com um dos obstáculos</w:t>
      </w:r>
      <w:r w:rsidR="005A4E5F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,</w:t>
      </w:r>
      <w:r w:rsidR="007B0B7D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terminando o jogo.</w:t>
      </w:r>
      <w:r w:rsidR="00501FC3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No modo 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2 </w:t>
      </w:r>
      <w:proofErr w:type="spellStart"/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Players</w:t>
      </w:r>
      <w:proofErr w:type="spellEnd"/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”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este jogo continua com o mesmo comportamento sendo que, se um dos </w:t>
      </w:r>
      <w:r w:rsidR="00620A74">
        <w:rPr>
          <w:rStyle w:val="apple-style-span"/>
          <w:rFonts w:ascii="Times New Roman" w:hAnsi="Times New Roman"/>
          <w:sz w:val="24"/>
          <w:szCs w:val="24"/>
          <w:lang w:val="pt-PT"/>
        </w:rPr>
        <w:t>jogadores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perder, o outro </w:t>
      </w:r>
      <w:r w:rsidR="00501FC3">
        <w:rPr>
          <w:rStyle w:val="apple-style-span"/>
          <w:rFonts w:ascii="Times New Roman" w:hAnsi="Times New Roman"/>
          <w:sz w:val="24"/>
          <w:szCs w:val="24"/>
          <w:lang w:val="pt-PT"/>
        </w:rPr>
        <w:t>tem a possibilidade de</w:t>
      </w:r>
      <w:r w:rsidR="00501FC3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continuar a jogar até perder</w:t>
      </w:r>
      <w:r w:rsidR="00501FC3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também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  <w:r w:rsidR="00501FC3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No modo 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“Player VS CPU”</w:t>
      </w:r>
      <w:r w:rsidR="004C231A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, o ecrã inferior é o CPU sendo que o objetivo aqui é que o jogador chegue mais longe que o CPU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</w:p>
    <w:p w14:paraId="33DE6BF1" w14:textId="5B52C029" w:rsidR="007B0B7D" w:rsidRDefault="007B0B7D" w:rsidP="00F81BED">
      <w:pPr>
        <w:pStyle w:val="Ttulo2"/>
        <w:spacing w:line="360" w:lineRule="auto"/>
        <w:rPr>
          <w:rStyle w:val="apple-style-span"/>
          <w:rFonts w:ascii="Times New Roman" w:hAnsi="Times New Roman"/>
          <w:sz w:val="24"/>
          <w:szCs w:val="24"/>
          <w:lang w:val="pt-PT"/>
        </w:rPr>
      </w:pPr>
      <w:bookmarkStart w:id="10" w:name="_Toc129548192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3.</w:t>
      </w:r>
      <w:r w:rsidR="00434F07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3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– Características técnicas</w:t>
      </w:r>
      <w:bookmarkEnd w:id="10"/>
    </w:p>
    <w:p w14:paraId="799F817A" w14:textId="1683E4CA" w:rsidR="00FE2BFF" w:rsidRPr="007D4CC2" w:rsidRDefault="00FE2BFF" w:rsidP="007D4CC2">
      <w:r>
        <w:rPr>
          <w:lang w:val="pt-PT"/>
        </w:rPr>
        <w:t>Nesta secção serão apresentadas as características técnicas do jogo em análise:</w:t>
      </w:r>
    </w:p>
    <w:p w14:paraId="22545F9B" w14:textId="4044C8A9" w:rsidR="007B0B7D" w:rsidRPr="00267AB4" w:rsidRDefault="007B0B7D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Uma janela com </w:t>
      </w:r>
      <w:r w:rsidR="00267AB4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resolução de </w:t>
      </w: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1200x400</w:t>
      </w:r>
      <w:r w:rsidR="00434F07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usada como janela principal. É nesta janela que serão expostos os menus do jogo bem como o modo </w:t>
      </w:r>
      <w:r w:rsidR="00267AB4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S</w:t>
      </w:r>
      <w:r w:rsidR="00434F07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ing</w:t>
      </w:r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l</w:t>
      </w:r>
      <w:r w:rsidR="00434F07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e </w:t>
      </w:r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</w:t>
      </w:r>
      <w:r w:rsidR="00434F07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layer</w:t>
      </w:r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”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3959FC50" w14:textId="4EA9A839" w:rsidR="007B0B7D" w:rsidRPr="00267AB4" w:rsidRDefault="007B0B7D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lastRenderedPageBreak/>
        <w:t>Divisão da janela de jogo verticalmente no</w:t>
      </w:r>
      <w:r w:rsidR="00267AB4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s</w:t>
      </w: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caso</w:t>
      </w:r>
      <w:r w:rsidR="00267AB4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s</w:t>
      </w: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proofErr w:type="spellStart"/>
      <w:r w:rsidR="00267AB4"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M</w:t>
      </w:r>
      <w:r w:rsidRPr="00267AB4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ultiplayer</w:t>
      </w:r>
      <w:proofErr w:type="spellEnd"/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0272C261" w14:textId="7B60A400" w:rsidR="007B0B7D" w:rsidRPr="00267AB4" w:rsidRDefault="007B0B7D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Um coelho para cada </w:t>
      </w:r>
      <w:r w:rsidR="005A4E5F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jogador</w:t>
      </w: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que se movimenta apenas verticalmente simulando um salto a cada vez que o jogador prima a tecla correspondente ao seu personagem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6AF4D25E" w14:textId="7212B16E" w:rsidR="007B0B7D" w:rsidRPr="00267AB4" w:rsidRDefault="007B0B7D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Uma superfície a simular o chão que se movimenta da direita para a esquerda</w:t>
      </w:r>
      <w:r w:rsidR="00434F07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infinitamente criando a ilusão de que o co</w:t>
      </w:r>
      <w:r w:rsidR="005A4E5F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e</w:t>
      </w:r>
      <w:r w:rsidR="00434F07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lh</w:t>
      </w:r>
      <w:r w:rsidR="005A4E5F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o</w:t>
      </w:r>
      <w:r w:rsidR="00434F07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está a correr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41842630" w14:textId="3E35687D" w:rsidR="007B0B7D" w:rsidRPr="00267AB4" w:rsidRDefault="00434F07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Obstáculos</w:t>
      </w:r>
      <w:r w:rsidR="007B0B7D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que</w:t>
      </w: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aparecem pelo lado direito do ecrã e que, quando colidem com o personagem do jogo, fazem o jogo terminar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5A40F6D6" w14:textId="04DCC0FC" w:rsidR="00434F07" w:rsidRPr="00267AB4" w:rsidRDefault="00434F07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>Um fundo infinito que se movimenta da direita para a esquerda infinitamente criando a ilusão de que o colhe está a correr</w:t>
      </w:r>
      <w:r w:rsidR="00267AB4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280F9854" w14:textId="09F206EB" w:rsidR="004C231A" w:rsidRPr="00267AB4" w:rsidRDefault="00267AB4" w:rsidP="002469AE">
      <w:pPr>
        <w:pStyle w:val="PargrafodaLista"/>
        <w:numPr>
          <w:ilvl w:val="0"/>
          <w:numId w:val="9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sz w:val="24"/>
          <w:szCs w:val="24"/>
          <w:lang w:val="pt-PT"/>
        </w:rPr>
        <w:t>D</w:t>
      </w:r>
      <w:r w:rsidR="004C231A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esenvolvimento de uma </w:t>
      </w:r>
      <w:r w:rsidR="004C231A" w:rsidRPr="007277E7">
        <w:rPr>
          <w:rStyle w:val="apple-style-span"/>
          <w:rFonts w:ascii="Times New Roman" w:hAnsi="Times New Roman"/>
          <w:sz w:val="24"/>
          <w:szCs w:val="24"/>
          <w:lang w:val="pt-PT"/>
        </w:rPr>
        <w:t>AI</w:t>
      </w:r>
      <w:r w:rsidR="004C231A" w:rsidRPr="00267AB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que faça com que o jogo possa jogar sem intervenção humana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</w:p>
    <w:p w14:paraId="368D1501" w14:textId="77777777" w:rsidR="004C231A" w:rsidRPr="00CE1BC4" w:rsidRDefault="004C231A" w:rsidP="004C231A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0EF7907B" w14:textId="21B8E2C7" w:rsidR="004C231A" w:rsidRPr="00CE1BC4" w:rsidRDefault="004C231A" w:rsidP="00F81BED">
      <w:pPr>
        <w:pStyle w:val="Ttulo2"/>
        <w:spacing w:line="360" w:lineRule="auto"/>
        <w:rPr>
          <w:rStyle w:val="apple-style-span"/>
          <w:rFonts w:ascii="Times New Roman" w:hAnsi="Times New Roman"/>
          <w:sz w:val="24"/>
          <w:szCs w:val="24"/>
          <w:lang w:val="pt-PT"/>
        </w:rPr>
      </w:pPr>
      <w:bookmarkStart w:id="11" w:name="_Toc129548193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3.4 – Organização do código fonte e recursos</w:t>
      </w:r>
      <w:r w:rsidR="00EB76A8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  <w:bookmarkEnd w:id="11"/>
    </w:p>
    <w:p w14:paraId="450A4751" w14:textId="77C2910C" w:rsidR="004C231A" w:rsidRPr="00CE1BC4" w:rsidRDefault="004C231A" w:rsidP="00917E0F">
      <w:pPr>
        <w:spacing w:before="120" w:after="120" w:line="360" w:lineRule="auto"/>
        <w:ind w:firstLine="360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O código fonte deste jogo foi dividido em dois ficheiros.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Um deles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Pr="002469AE"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t>main.py</w:t>
      </w:r>
      <w:r w:rsidR="00FE2BFF"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responsável por inicializar o jogo, carregar os recursos e iniciar o </w:t>
      </w: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loop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principal do jogo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o outro, “</w:t>
      </w:r>
      <w:r w:rsidRPr="002469AE"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t>objects.py</w:t>
      </w:r>
      <w:r w:rsidR="00FE2BFF"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que </w:t>
      </w:r>
      <w:r w:rsidR="00CD21D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contêm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as classes referentes </w:t>
      </w:r>
      <w:r w:rsidR="00CD21D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os objetos do jogo. Este ficheiro contém as</w:t>
      </w:r>
      <w:r w:rsidR="00CD21D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seguintes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classes:</w:t>
      </w:r>
    </w:p>
    <w:p w14:paraId="56ECAAC2" w14:textId="628D069C" w:rsidR="004C231A" w:rsidRPr="002469AE" w:rsidRDefault="002469AE" w:rsidP="002469AE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Background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</w:t>
      </w:r>
      <w:r w:rsidR="00CD21DF"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sz w:val="24"/>
          <w:szCs w:val="24"/>
          <w:lang w:val="pt-PT"/>
        </w:rPr>
        <w:t>I</w:t>
      </w:r>
      <w:r w:rsidR="00CD21DF"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>nicializa, atualiza e projeta o fundo do jogo</w:t>
      </w:r>
      <w:r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50A431E5" w14:textId="57437480" w:rsidR="00CD21DF" w:rsidRPr="002469AE" w:rsidRDefault="00CD21DF" w:rsidP="002469AE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Ground</w:t>
      </w:r>
      <w:proofErr w:type="spellEnd"/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– 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I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>nicializa, atualiza e projeta o chão do jogo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0B1421BD" w14:textId="51D92692" w:rsidR="00CD21DF" w:rsidRPr="002469AE" w:rsidRDefault="00CD21DF" w:rsidP="002469AE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Button</w:t>
      </w:r>
      <w:proofErr w:type="spellEnd"/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2469AE"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>- Classe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utilizada para todos os botões de seleção no jogo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33D7BD81" w14:textId="12A9813D" w:rsidR="00CD21DF" w:rsidRPr="002469AE" w:rsidRDefault="00CD21DF" w:rsidP="002469AE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Rabbit 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- 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I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>nicializa, atualiza e projeta os coelhos bem como o comportamento deles no jogo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67BDB4F6" w14:textId="0782B6D2" w:rsidR="00CD21DF" w:rsidRPr="00F81BED" w:rsidRDefault="00CD21DF" w:rsidP="004C231A">
      <w:pPr>
        <w:pStyle w:val="PargrafodaLista"/>
        <w:numPr>
          <w:ilvl w:val="0"/>
          <w:numId w:val="10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Obstacles</w:t>
      </w:r>
      <w:proofErr w:type="spellEnd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 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- 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I</w:t>
      </w:r>
      <w:r w:rsidRPr="002469AE">
        <w:rPr>
          <w:rStyle w:val="apple-style-span"/>
          <w:rFonts w:ascii="Times New Roman" w:hAnsi="Times New Roman"/>
          <w:sz w:val="24"/>
          <w:szCs w:val="24"/>
          <w:lang w:val="pt-PT"/>
        </w:rPr>
        <w:t>nicializa, atualiza e projeta o chão do jogo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;</w:t>
      </w:r>
    </w:p>
    <w:p w14:paraId="2F887F5C" w14:textId="30C1AB6C" w:rsidR="00CD21DF" w:rsidRPr="00CE1BC4" w:rsidRDefault="00CD21DF" w:rsidP="00917E0F">
      <w:pPr>
        <w:spacing w:before="120" w:after="120" w:line="360" w:lineRule="auto"/>
        <w:ind w:firstLine="360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Existe também uma pasta com o nome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proofErr w:type="spell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Assests</w:t>
      </w:r>
      <w:proofErr w:type="spellEnd"/>
      <w:r w:rsidR="00FE2BFF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que contem todos os recursos adicionais ao código tais como imagens e sons.</w:t>
      </w:r>
    </w:p>
    <w:p w14:paraId="057B8D8E" w14:textId="77777777" w:rsidR="00CD21DF" w:rsidRPr="00CE1BC4" w:rsidRDefault="00CD21DF" w:rsidP="003C7C60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04385FCA" w14:textId="128CDA4D" w:rsidR="00833125" w:rsidRDefault="00CD21DF" w:rsidP="00F81BED">
      <w:pPr>
        <w:pStyle w:val="Ttulo2"/>
        <w:spacing w:line="360" w:lineRule="auto"/>
        <w:rPr>
          <w:rStyle w:val="apple-style-span"/>
          <w:rFonts w:ascii="Times New Roman" w:hAnsi="Times New Roman"/>
          <w:i w:val="0"/>
          <w:iCs w:val="0"/>
          <w:color w:val="000000"/>
          <w:sz w:val="24"/>
          <w:szCs w:val="24"/>
          <w:lang w:val="pt-PT"/>
        </w:rPr>
      </w:pPr>
      <w:bookmarkStart w:id="12" w:name="_Toc129548194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3.5 – </w:t>
      </w:r>
      <w:proofErr w:type="spellStart"/>
      <w:r w:rsidRPr="002469AE">
        <w:rPr>
          <w:rStyle w:val="apple-style-span"/>
          <w:rFonts w:ascii="Times New Roman" w:hAnsi="Times New Roman"/>
          <w:i w:val="0"/>
          <w:iCs w:val="0"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 </w:t>
      </w:r>
      <w:r w:rsidRPr="002469AE">
        <w:rPr>
          <w:rStyle w:val="apple-style-span"/>
          <w:rFonts w:ascii="Times New Roman" w:hAnsi="Times New Roman"/>
          <w:i w:val="0"/>
          <w:iCs w:val="0"/>
          <w:color w:val="000000"/>
          <w:sz w:val="24"/>
          <w:szCs w:val="24"/>
          <w:lang w:val="pt-PT"/>
        </w:rPr>
        <w:t xml:space="preserve">Split </w:t>
      </w:r>
      <w:proofErr w:type="spellStart"/>
      <w:r w:rsidR="002469AE" w:rsidRPr="002469AE">
        <w:rPr>
          <w:rStyle w:val="apple-style-span"/>
          <w:rFonts w:ascii="Times New Roman" w:hAnsi="Times New Roman"/>
          <w:i w:val="0"/>
          <w:iCs w:val="0"/>
          <w:color w:val="000000"/>
          <w:sz w:val="24"/>
          <w:szCs w:val="24"/>
          <w:lang w:val="pt-PT"/>
        </w:rPr>
        <w:t>S</w:t>
      </w:r>
      <w:r w:rsidR="00833125" w:rsidRPr="002469AE">
        <w:rPr>
          <w:rStyle w:val="apple-style-span"/>
          <w:rFonts w:ascii="Times New Roman" w:hAnsi="Times New Roman"/>
          <w:i w:val="0"/>
          <w:iCs w:val="0"/>
          <w:color w:val="000000"/>
          <w:sz w:val="24"/>
          <w:szCs w:val="24"/>
          <w:lang w:val="pt-PT"/>
        </w:rPr>
        <w:t>creen</w:t>
      </w:r>
      <w:proofErr w:type="spellEnd"/>
      <w:r w:rsidR="00EB76A8">
        <w:rPr>
          <w:rStyle w:val="apple-style-span"/>
          <w:rFonts w:ascii="Times New Roman" w:hAnsi="Times New Roman"/>
          <w:i w:val="0"/>
          <w:iCs w:val="0"/>
          <w:color w:val="000000"/>
          <w:sz w:val="24"/>
          <w:szCs w:val="24"/>
          <w:lang w:val="pt-PT"/>
        </w:rPr>
        <w:t>.</w:t>
      </w:r>
      <w:bookmarkEnd w:id="12"/>
    </w:p>
    <w:p w14:paraId="409F7691" w14:textId="77777777" w:rsidR="00F81BED" w:rsidRPr="00F81BED" w:rsidRDefault="00F81BED" w:rsidP="00F81BED">
      <w:pPr>
        <w:rPr>
          <w:lang w:val="pt-PT"/>
        </w:rPr>
      </w:pPr>
    </w:p>
    <w:p w14:paraId="43B77B67" w14:textId="7E436C4C" w:rsidR="002216C7" w:rsidRPr="00CE1BC4" w:rsidRDefault="002216C7" w:rsidP="00917E0F">
      <w:pPr>
        <w:spacing w:before="120" w:after="120" w:line="360" w:lineRule="auto"/>
        <w:ind w:firstLine="360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lastRenderedPageBreak/>
        <w:t xml:space="preserve">O </w:t>
      </w:r>
      <w:proofErr w:type="spellStart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é uma biblioteca de programação de jogos em </w:t>
      </w: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Python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, isto é, um conjunto de códigos pré-escritos e recursos que podem ser usados para ajudar os programadores a desenvolver software mais </w:t>
      </w:r>
      <w:proofErr w:type="spellStart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rapida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 eficientemente.</w:t>
      </w:r>
    </w:p>
    <w:p w14:paraId="481779C2" w14:textId="3F737789" w:rsidR="002216C7" w:rsidRPr="00CE1BC4" w:rsidRDefault="002216C7" w:rsidP="00917E0F">
      <w:pPr>
        <w:spacing w:before="120" w:after="120" w:line="360" w:lineRule="auto"/>
        <w:ind w:firstLine="360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Esta biblioteca é uma escolha popula</w:t>
      </w:r>
      <w:r w:rsidR="00B44A8F">
        <w:rPr>
          <w:rStyle w:val="apple-style-span"/>
          <w:rFonts w:ascii="Times New Roman" w:hAnsi="Times New Roman"/>
          <w:sz w:val="24"/>
          <w:szCs w:val="24"/>
          <w:lang w:val="pt-PT"/>
        </w:rPr>
        <w:t>r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porque esses módulos podem ser usados para lidar com gráficos, som, entradas do utilizador, eventos e outras funcionalidades necessárias para criar jogos ou ap</w:t>
      </w:r>
      <w:r w:rsidR="005A4E5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l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icações. Alguns desses módulos incluem:</w:t>
      </w:r>
    </w:p>
    <w:p w14:paraId="47A6E1FD" w14:textId="3EBE2750" w:rsidR="002216C7" w:rsidRPr="00CE1BC4" w:rsidRDefault="002216C7" w:rsidP="002469AE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proofErr w:type="gram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pygame.display</w:t>
      </w:r>
      <w:proofErr w:type="spellEnd"/>
      <w:proofErr w:type="gramEnd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F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ornece funções para criar e gerenciar janelas e superfícies de exibição.</w:t>
      </w:r>
    </w:p>
    <w:p w14:paraId="683890EE" w14:textId="7FBAED65" w:rsidR="002216C7" w:rsidRPr="00CE1BC4" w:rsidRDefault="002216C7" w:rsidP="002469AE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proofErr w:type="gram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pygame.image</w:t>
      </w:r>
      <w:proofErr w:type="spellEnd"/>
      <w:proofErr w:type="gramEnd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 F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ornece funções para carregar, manipular e salvar imagens.</w:t>
      </w:r>
    </w:p>
    <w:p w14:paraId="5D1CFB7C" w14:textId="270FA256" w:rsidR="002216C7" w:rsidRPr="00CE1BC4" w:rsidRDefault="002216C7" w:rsidP="002469AE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proofErr w:type="gram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pygame.mixer</w:t>
      </w:r>
      <w:proofErr w:type="spellEnd"/>
      <w:proofErr w:type="gramEnd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 F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ornece funções para tocar e gerenciar áudio.</w:t>
      </w:r>
    </w:p>
    <w:p w14:paraId="3BE8BC02" w14:textId="040B1B00" w:rsidR="002216C7" w:rsidRPr="00CE1BC4" w:rsidRDefault="002216C7" w:rsidP="002469AE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proofErr w:type="gram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pygame.event</w:t>
      </w:r>
      <w:proofErr w:type="spellEnd"/>
      <w:proofErr w:type="gramEnd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 F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ornece funções para gerenciar eventos, como cliques do rato e teclas.</w:t>
      </w:r>
    </w:p>
    <w:p w14:paraId="6A816B25" w14:textId="32BBD755" w:rsidR="002216C7" w:rsidRDefault="002216C7" w:rsidP="002469AE">
      <w:pPr>
        <w:pStyle w:val="PargrafodaLista"/>
        <w:numPr>
          <w:ilvl w:val="0"/>
          <w:numId w:val="11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proofErr w:type="spellStart"/>
      <w:proofErr w:type="gramStart"/>
      <w:r w:rsidRPr="002469AE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pygame.time</w:t>
      </w:r>
      <w:proofErr w:type="spellEnd"/>
      <w:proofErr w:type="gramEnd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- F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ornece funções para lidar com o tempo e atrasos no jogo.</w:t>
      </w:r>
    </w:p>
    <w:p w14:paraId="42BA46AB" w14:textId="77777777" w:rsidR="002469AE" w:rsidRPr="00FE2BFF" w:rsidRDefault="002469AE" w:rsidP="008B4574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658C004A" w14:textId="734DC140" w:rsidR="00FE2BFF" w:rsidRDefault="002216C7" w:rsidP="00FE2BFF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Além disso, o </w:t>
      </w:r>
      <w:proofErr w:type="spellStart"/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também </w:t>
      </w:r>
      <w:r w:rsidR="008B4574">
        <w:rPr>
          <w:rStyle w:val="apple-style-span"/>
          <w:rFonts w:ascii="Times New Roman" w:hAnsi="Times New Roman"/>
          <w:sz w:val="24"/>
          <w:szCs w:val="24"/>
          <w:lang w:val="pt-PT"/>
        </w:rPr>
        <w:t>dispõe</w:t>
      </w:r>
      <w:r w:rsidR="00FE2BF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uma série de classes e métodos que podem ser usados para criar e manipular objetos de jogos, como </w:t>
      </w:r>
      <w:proofErr w:type="spellStart"/>
      <w:r w:rsidR="002469AE"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S</w:t>
      </w: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prites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, animações e colisões.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Com todos estes recursos a escolha foi obvia, no entanto </w:t>
      </w:r>
      <w:r w:rsidR="0092598D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mesmo com toda esta documentação a equipa enfrentou o primeiro problema: </w:t>
      </w:r>
      <w:r w:rsidR="002469AE"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 xml:space="preserve">Split </w:t>
      </w:r>
      <w:proofErr w:type="spellStart"/>
      <w:r w:rsidR="002469AE"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Screen</w:t>
      </w:r>
      <w:proofErr w:type="spellEnd"/>
      <w:r w:rsidR="0092598D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</w:p>
    <w:p w14:paraId="0719E06A" w14:textId="45756E25" w:rsidR="002C5243" w:rsidRPr="00CE1BC4" w:rsidRDefault="0092598D" w:rsidP="00FE2BFF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Criar uma janela inicial de jogo é algo relativamente </w:t>
      </w:r>
      <w:r w:rsidR="002C5243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simples,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no entanto, não existe nenhum modulo, função ou método parametrizado para dividir a janela de jogo em dois ou mais</w:t>
      </w:r>
      <w:r w:rsidR="002C5243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de uma forma simples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  <w:r w:rsidR="002C5243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</w:p>
    <w:p w14:paraId="2C863A8D" w14:textId="5EC227D3" w:rsidR="002C5243" w:rsidRPr="00CE1BC4" w:rsidRDefault="002C5243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Para c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onceber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uma janela no </w:t>
      </w:r>
      <w:proofErr w:type="spellStart"/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P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ygame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precisamos usa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r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o modulo </w:t>
      </w:r>
      <w:proofErr w:type="spellStart"/>
      <w:proofErr w:type="gramStart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pygame.display</w:t>
      </w:r>
      <w:proofErr w:type="spellEnd"/>
      <w:proofErr w:type="gram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 Por norma</w:t>
      </w:r>
      <w:r w:rsidR="005A4E5F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cria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-se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uma variável com o nome </w:t>
      </w:r>
      <w:r w:rsidRPr="00CE1BC4">
        <w:rPr>
          <w:rStyle w:val="apple-style-span"/>
          <w:rFonts w:ascii="Times New Roman" w:hAnsi="Times New Roman"/>
          <w:b/>
          <w:bCs/>
          <w:i/>
          <w:iCs/>
          <w:sz w:val="24"/>
          <w:szCs w:val="24"/>
          <w:lang w:val="pt-PT"/>
        </w:rPr>
        <w:t>screen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 passamos o comprimento e largura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em pixéis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(</w:t>
      </w:r>
      <w:proofErr w:type="spellStart"/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px</w:t>
      </w:r>
      <w:proofErr w:type="spellEnd"/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) da janela </w:t>
      </w:r>
      <w:r w:rsidR="005A528B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pretendida. D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epois usamos o </w:t>
      </w:r>
      <w:proofErr w:type="spellStart"/>
      <w:proofErr w:type="gramStart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pygame.display</w:t>
      </w:r>
      <w:proofErr w:type="gramEnd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.update</w:t>
      </w:r>
      <w:proofErr w:type="spellEnd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 xml:space="preserve">()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para que esta seja projetada no ecrã</w:t>
      </w:r>
      <w:r w:rsidR="00AA5752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.</w:t>
      </w:r>
    </w:p>
    <w:p w14:paraId="79EDF04A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 xml:space="preserve"># Base para criar um jogo no </w:t>
      </w:r>
      <w:proofErr w:type="spellStart"/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>Pygame</w:t>
      </w:r>
      <w:proofErr w:type="spellEnd"/>
    </w:p>
    <w:p w14:paraId="382845B8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</w:p>
    <w:p w14:paraId="7C07730A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># 1- importar a biblioteca</w:t>
      </w:r>
    </w:p>
    <w:p w14:paraId="44D5469C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proofErr w:type="spellStart"/>
      <w:r w:rsidRPr="00CE1BC4">
        <w:rPr>
          <w:rFonts w:ascii="Menlo" w:eastAsia="Times New Roman" w:hAnsi="Menlo" w:cs="Menlo"/>
          <w:color w:val="C586C0"/>
          <w:sz w:val="18"/>
          <w:szCs w:val="18"/>
          <w:lang w:val="pt-PT" w:eastAsia="pt-PT"/>
        </w:rPr>
        <w:t>import</w:t>
      </w:r>
      <w:proofErr w:type="spellEnd"/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 </w:t>
      </w:r>
      <w:proofErr w:type="spellStart"/>
      <w:r w:rsidRPr="00CE1BC4">
        <w:rPr>
          <w:rFonts w:ascii="Menlo" w:eastAsia="Times New Roman" w:hAnsi="Menlo" w:cs="Menlo"/>
          <w:color w:val="4EC9B0"/>
          <w:sz w:val="18"/>
          <w:szCs w:val="18"/>
          <w:lang w:val="pt-PT" w:eastAsia="pt-PT"/>
        </w:rPr>
        <w:t>pygame</w:t>
      </w:r>
      <w:proofErr w:type="spellEnd"/>
    </w:p>
    <w:p w14:paraId="4502B1CD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</w:p>
    <w:p w14:paraId="136BEB3A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>#2 - Definir o tamanho da janela</w:t>
      </w:r>
    </w:p>
    <w:p w14:paraId="2E2BDD2C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4FC1FF"/>
          <w:sz w:val="18"/>
          <w:szCs w:val="18"/>
          <w:lang w:val="pt-PT" w:eastAsia="pt-PT"/>
        </w:rPr>
        <w:t>WIDTH</w:t>
      </w:r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= </w:t>
      </w:r>
      <w:r w:rsidRPr="00CE1BC4">
        <w:rPr>
          <w:rFonts w:ascii="Menlo" w:eastAsia="Times New Roman" w:hAnsi="Menlo" w:cs="Menlo"/>
          <w:color w:val="B5CEA8"/>
          <w:sz w:val="18"/>
          <w:szCs w:val="18"/>
          <w:lang w:val="pt-PT" w:eastAsia="pt-PT"/>
        </w:rPr>
        <w:t>1200</w:t>
      </w:r>
    </w:p>
    <w:p w14:paraId="63D0B74D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4FC1FF"/>
          <w:sz w:val="18"/>
          <w:szCs w:val="18"/>
          <w:lang w:val="pt-PT" w:eastAsia="pt-PT"/>
        </w:rPr>
        <w:t>HEIGTH</w:t>
      </w:r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= </w:t>
      </w:r>
      <w:r w:rsidRPr="00CE1BC4">
        <w:rPr>
          <w:rFonts w:ascii="Menlo" w:eastAsia="Times New Roman" w:hAnsi="Menlo" w:cs="Menlo"/>
          <w:color w:val="B5CEA8"/>
          <w:sz w:val="18"/>
          <w:szCs w:val="18"/>
          <w:lang w:val="pt-PT" w:eastAsia="pt-PT"/>
        </w:rPr>
        <w:t>600</w:t>
      </w:r>
    </w:p>
    <w:p w14:paraId="5914E867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</w:p>
    <w:p w14:paraId="122492AF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># 3 - Criar o display do jogo</w:t>
      </w:r>
    </w:p>
    <w:p w14:paraId="201C0032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screen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proofErr w:type="spell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display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DCDCAA"/>
          <w:sz w:val="18"/>
          <w:szCs w:val="18"/>
          <w:lang w:val="en-US" w:eastAsia="pt-PT"/>
        </w:rPr>
        <w:t>set_mode</w:t>
      </w:r>
      <w:proofErr w:type="spell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((</w:t>
      </w:r>
      <w:proofErr w:type="gramStart"/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WIDTH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,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HEIGTH</w:t>
      </w:r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))</w:t>
      </w:r>
    </w:p>
    <w:p w14:paraId="6D402F9D" w14:textId="77777777" w:rsidR="002C5243" w:rsidRPr="007E7AB5" w:rsidRDefault="002C5243" w:rsidP="002C5243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</w:p>
    <w:p w14:paraId="526F95BE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 xml:space="preserve">""" </w:t>
      </w:r>
    </w:p>
    <w:p w14:paraId="1DD06FAB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>4 - loop principal</w:t>
      </w:r>
    </w:p>
    <w:p w14:paraId="6058BE33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 xml:space="preserve">Definimos a </w:t>
      </w:r>
      <w:proofErr w:type="spellStart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>variavel</w:t>
      </w:r>
      <w:proofErr w:type="spellEnd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 xml:space="preserve"> </w:t>
      </w:r>
      <w:proofErr w:type="spellStart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>run</w:t>
      </w:r>
      <w:proofErr w:type="spellEnd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 xml:space="preserve"> como </w:t>
      </w:r>
      <w:proofErr w:type="spellStart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>true</w:t>
      </w:r>
      <w:proofErr w:type="spellEnd"/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 xml:space="preserve"> de forma a que o loop corra por defeito. </w:t>
      </w:r>
    </w:p>
    <w:p w14:paraId="47858484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CE9178"/>
          <w:sz w:val="18"/>
          <w:szCs w:val="18"/>
          <w:lang w:val="pt-PT" w:eastAsia="pt-PT"/>
        </w:rPr>
        <w:t>"""</w:t>
      </w:r>
    </w:p>
    <w:p w14:paraId="68399B8F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proofErr w:type="spellStart"/>
      <w:r w:rsidRPr="00CE1BC4">
        <w:rPr>
          <w:rFonts w:ascii="Menlo" w:eastAsia="Times New Roman" w:hAnsi="Menlo" w:cs="Menlo"/>
          <w:color w:val="9CDCFE"/>
          <w:sz w:val="18"/>
          <w:szCs w:val="18"/>
          <w:lang w:val="pt-PT" w:eastAsia="pt-PT"/>
        </w:rPr>
        <w:t>run</w:t>
      </w:r>
      <w:proofErr w:type="spellEnd"/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 = </w:t>
      </w:r>
      <w:r w:rsidRPr="00CE1BC4">
        <w:rPr>
          <w:rFonts w:ascii="Menlo" w:eastAsia="Times New Roman" w:hAnsi="Menlo" w:cs="Menlo"/>
          <w:color w:val="569CD6"/>
          <w:sz w:val="18"/>
          <w:szCs w:val="18"/>
          <w:lang w:val="pt-PT" w:eastAsia="pt-PT"/>
        </w:rPr>
        <w:t>True</w:t>
      </w:r>
    </w:p>
    <w:p w14:paraId="0511B477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proofErr w:type="spellStart"/>
      <w:r w:rsidRPr="00CE1BC4">
        <w:rPr>
          <w:rFonts w:ascii="Menlo" w:eastAsia="Times New Roman" w:hAnsi="Menlo" w:cs="Menlo"/>
          <w:color w:val="C586C0"/>
          <w:sz w:val="18"/>
          <w:szCs w:val="18"/>
          <w:lang w:val="pt-PT" w:eastAsia="pt-PT"/>
        </w:rPr>
        <w:t>while</w:t>
      </w:r>
      <w:proofErr w:type="spellEnd"/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 </w:t>
      </w:r>
      <w:proofErr w:type="spellStart"/>
      <w:r w:rsidRPr="00CE1BC4">
        <w:rPr>
          <w:rFonts w:ascii="Menlo" w:eastAsia="Times New Roman" w:hAnsi="Menlo" w:cs="Menlo"/>
          <w:color w:val="9CDCFE"/>
          <w:sz w:val="18"/>
          <w:szCs w:val="18"/>
          <w:lang w:val="pt-PT" w:eastAsia="pt-PT"/>
        </w:rPr>
        <w:t>run</w:t>
      </w:r>
      <w:proofErr w:type="spellEnd"/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>:</w:t>
      </w:r>
    </w:p>
    <w:p w14:paraId="1344E1D8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</w:p>
    <w:p w14:paraId="5498E02D" w14:textId="77777777" w:rsidR="002C5243" w:rsidRPr="00CE1BC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</w:pPr>
      <w:r w:rsidRPr="00CE1BC4">
        <w:rPr>
          <w:rFonts w:ascii="Menlo" w:eastAsia="Times New Roman" w:hAnsi="Menlo" w:cs="Menlo"/>
          <w:color w:val="6A9955"/>
          <w:sz w:val="18"/>
          <w:szCs w:val="18"/>
          <w:lang w:val="pt-PT" w:eastAsia="pt-PT"/>
        </w:rPr>
        <w:t># 5 cria uma forma de sair do loop, neste caso, ao clicar na janela para sair.</w:t>
      </w:r>
    </w:p>
    <w:p w14:paraId="07DD0DD8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CE1BC4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    </w:t>
      </w:r>
      <w:r w:rsidRPr="007E7AB5">
        <w:rPr>
          <w:rFonts w:ascii="Menlo" w:eastAsia="Times New Roman" w:hAnsi="Menlo" w:cs="Menlo"/>
          <w:color w:val="C586C0"/>
          <w:sz w:val="18"/>
          <w:szCs w:val="18"/>
          <w:lang w:val="en-US" w:eastAsia="pt-PT"/>
        </w:rPr>
        <w:t>for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event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</w:t>
      </w:r>
      <w:r w:rsidRPr="007E7AB5">
        <w:rPr>
          <w:rFonts w:ascii="Menlo" w:eastAsia="Times New Roman" w:hAnsi="Menlo" w:cs="Menlo"/>
          <w:color w:val="C586C0"/>
          <w:sz w:val="18"/>
          <w:szCs w:val="18"/>
          <w:lang w:val="en-US" w:eastAsia="pt-PT"/>
        </w:rPr>
        <w:t>in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</w:t>
      </w:r>
      <w:proofErr w:type="spellStart"/>
      <w:proofErr w:type="gram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event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DCDCAA"/>
          <w:sz w:val="18"/>
          <w:szCs w:val="18"/>
          <w:lang w:val="en-US" w:eastAsia="pt-PT"/>
        </w:rPr>
        <w:t>get</w:t>
      </w:r>
      <w:proofErr w:type="spell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</w:t>
      </w:r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):</w:t>
      </w:r>
    </w:p>
    <w:p w14:paraId="4668D5BC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       </w:t>
      </w:r>
      <w:r w:rsidRPr="007E7AB5">
        <w:rPr>
          <w:rFonts w:ascii="Menlo" w:eastAsia="Times New Roman" w:hAnsi="Menlo" w:cs="Menlo"/>
          <w:color w:val="C586C0"/>
          <w:sz w:val="18"/>
          <w:szCs w:val="18"/>
          <w:lang w:val="en-US" w:eastAsia="pt-PT"/>
        </w:rPr>
        <w:t>if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</w:t>
      </w:r>
      <w:proofErr w:type="spellStart"/>
      <w:proofErr w:type="gramStart"/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event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type</w:t>
      </w:r>
      <w:proofErr w:type="spellEnd"/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== </w:t>
      </w:r>
      <w:proofErr w:type="spell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QUIT</w:t>
      </w:r>
      <w:proofErr w:type="spell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:</w:t>
      </w:r>
    </w:p>
    <w:p w14:paraId="3EDC64F7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           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run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r w:rsidRPr="007E7AB5">
        <w:rPr>
          <w:rFonts w:ascii="Menlo" w:eastAsia="Times New Roman" w:hAnsi="Menlo" w:cs="Menlo"/>
          <w:color w:val="569CD6"/>
          <w:sz w:val="18"/>
          <w:szCs w:val="18"/>
          <w:lang w:val="en-US" w:eastAsia="pt-PT"/>
        </w:rPr>
        <w:t>False</w:t>
      </w:r>
    </w:p>
    <w:p w14:paraId="281A1F24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           </w:t>
      </w:r>
    </w:p>
    <w:p w14:paraId="0D295F87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   </w:t>
      </w:r>
      <w:proofErr w:type="spellStart"/>
      <w:proofErr w:type="gram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display</w:t>
      </w:r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DCDCAA"/>
          <w:sz w:val="18"/>
          <w:szCs w:val="18"/>
          <w:lang w:val="en-US" w:eastAsia="pt-PT"/>
        </w:rPr>
        <w:t>update</w:t>
      </w:r>
      <w:proofErr w:type="spell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()</w:t>
      </w:r>
    </w:p>
    <w:p w14:paraId="07428168" w14:textId="77777777" w:rsidR="002C5243" w:rsidRPr="007E7AB5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   </w:t>
      </w:r>
    </w:p>
    <w:p w14:paraId="1D6B3193" w14:textId="77777777" w:rsidR="002C5243" w:rsidRPr="002028A4" w:rsidRDefault="002C5243" w:rsidP="002C524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pt-PT" w:eastAsia="pt-PT"/>
          <w:rPrChange w:id="13" w:author="DANIEL ANDRE AMORIM PINTO" w:date="2023-03-13T10:56:00Z">
            <w:rPr>
              <w:rFonts w:ascii="Menlo" w:eastAsia="Times New Roman" w:hAnsi="Menlo" w:cs="Menlo"/>
              <w:color w:val="D4D4D4"/>
              <w:sz w:val="18"/>
              <w:szCs w:val="18"/>
              <w:lang w:val="en-US" w:eastAsia="pt-PT"/>
            </w:rPr>
          </w:rPrChange>
        </w:rPr>
      </w:pPr>
      <w:proofErr w:type="spellStart"/>
      <w:proofErr w:type="gramStart"/>
      <w:r w:rsidRPr="002028A4">
        <w:rPr>
          <w:rFonts w:ascii="Menlo" w:eastAsia="Times New Roman" w:hAnsi="Menlo" w:cs="Menlo"/>
          <w:color w:val="4EC9B0"/>
          <w:sz w:val="18"/>
          <w:szCs w:val="18"/>
          <w:lang w:val="pt-PT" w:eastAsia="pt-PT"/>
          <w:rPrChange w:id="14" w:author="DANIEL ANDRE AMORIM PINTO" w:date="2023-03-13T10:56:00Z">
            <w:rPr>
              <w:rFonts w:ascii="Menlo" w:eastAsia="Times New Roman" w:hAnsi="Menlo" w:cs="Menlo"/>
              <w:color w:val="4EC9B0"/>
              <w:sz w:val="18"/>
              <w:szCs w:val="18"/>
              <w:lang w:val="en-US" w:eastAsia="pt-PT"/>
            </w:rPr>
          </w:rPrChange>
        </w:rPr>
        <w:t>pygame</w:t>
      </w:r>
      <w:r w:rsidRPr="002028A4">
        <w:rPr>
          <w:rFonts w:ascii="Menlo" w:eastAsia="Times New Roman" w:hAnsi="Menlo" w:cs="Menlo"/>
          <w:color w:val="D4D4D4"/>
          <w:sz w:val="18"/>
          <w:szCs w:val="18"/>
          <w:lang w:val="pt-PT" w:eastAsia="pt-PT"/>
          <w:rPrChange w:id="15" w:author="DANIEL ANDRE AMORIM PINTO" w:date="2023-03-13T10:56:00Z">
            <w:rPr>
              <w:rFonts w:ascii="Menlo" w:eastAsia="Times New Roman" w:hAnsi="Menlo" w:cs="Menlo"/>
              <w:color w:val="D4D4D4"/>
              <w:sz w:val="18"/>
              <w:szCs w:val="18"/>
              <w:lang w:val="en-US" w:eastAsia="pt-PT"/>
            </w:rPr>
          </w:rPrChange>
        </w:rPr>
        <w:t>.</w:t>
      </w:r>
      <w:r w:rsidRPr="002028A4">
        <w:rPr>
          <w:rFonts w:ascii="Menlo" w:eastAsia="Times New Roman" w:hAnsi="Menlo" w:cs="Menlo"/>
          <w:color w:val="DCDCAA"/>
          <w:sz w:val="18"/>
          <w:szCs w:val="18"/>
          <w:lang w:val="pt-PT" w:eastAsia="pt-PT"/>
          <w:rPrChange w:id="16" w:author="DANIEL ANDRE AMORIM PINTO" w:date="2023-03-13T10:56:00Z">
            <w:rPr>
              <w:rFonts w:ascii="Menlo" w:eastAsia="Times New Roman" w:hAnsi="Menlo" w:cs="Menlo"/>
              <w:color w:val="DCDCAA"/>
              <w:sz w:val="18"/>
              <w:szCs w:val="18"/>
              <w:lang w:val="en-US" w:eastAsia="pt-PT"/>
            </w:rPr>
          </w:rPrChange>
        </w:rPr>
        <w:t>quit</w:t>
      </w:r>
      <w:proofErr w:type="spellEnd"/>
      <w:proofErr w:type="gramEnd"/>
      <w:r w:rsidRPr="002028A4">
        <w:rPr>
          <w:rFonts w:ascii="Menlo" w:eastAsia="Times New Roman" w:hAnsi="Menlo" w:cs="Menlo"/>
          <w:color w:val="D4D4D4"/>
          <w:sz w:val="18"/>
          <w:szCs w:val="18"/>
          <w:lang w:val="pt-PT" w:eastAsia="pt-PT"/>
          <w:rPrChange w:id="17" w:author="DANIEL ANDRE AMORIM PINTO" w:date="2023-03-13T10:56:00Z">
            <w:rPr>
              <w:rFonts w:ascii="Menlo" w:eastAsia="Times New Roman" w:hAnsi="Menlo" w:cs="Menlo"/>
              <w:color w:val="D4D4D4"/>
              <w:sz w:val="18"/>
              <w:szCs w:val="18"/>
              <w:lang w:val="en-US" w:eastAsia="pt-PT"/>
            </w:rPr>
          </w:rPrChange>
        </w:rPr>
        <w:t>()</w:t>
      </w:r>
    </w:p>
    <w:p w14:paraId="7A3BD435" w14:textId="77777777" w:rsidR="006A32AC" w:rsidRPr="002028A4" w:rsidRDefault="006A32AC">
      <w:pPr>
        <w:shd w:val="clear" w:color="auto" w:fill="1E1E1E"/>
        <w:spacing w:after="0" w:line="270" w:lineRule="atLeast"/>
        <w:rPr>
          <w:rStyle w:val="apple-style-span"/>
          <w:rFonts w:ascii="Times New Roman" w:hAnsi="Times New Roman"/>
          <w:sz w:val="24"/>
          <w:szCs w:val="24"/>
          <w:lang w:val="pt-PT"/>
          <w:rPrChange w:id="18" w:author="DANIEL ANDRE AMORIM PINTO" w:date="2023-03-13T10:56:00Z">
            <w:rPr>
              <w:rStyle w:val="apple-style-span"/>
              <w:rFonts w:ascii="Times New Roman" w:hAnsi="Times New Roman"/>
              <w:sz w:val="24"/>
              <w:szCs w:val="24"/>
              <w:lang w:val="en-US"/>
            </w:rPr>
          </w:rPrChange>
        </w:rPr>
        <w:pPrChange w:id="19" w:author="Patrícia Christine Silva" w:date="2023-03-12T23:59:00Z">
          <w:pPr>
            <w:spacing w:before="120" w:after="120" w:line="360" w:lineRule="auto"/>
            <w:jc w:val="both"/>
          </w:pPr>
        </w:pPrChange>
      </w:pPr>
    </w:p>
    <w:p w14:paraId="3A169EF0" w14:textId="77777777" w:rsidR="00FE2BFF" w:rsidRDefault="00FE2BFF">
      <w:pPr>
        <w:spacing w:before="120" w:after="120" w:line="24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  <w:pPrChange w:id="20" w:author="Patrícia Christine Silva" w:date="2023-03-13T00:00:00Z">
          <w:pPr>
            <w:spacing w:before="120" w:after="120" w:line="360" w:lineRule="auto"/>
            <w:ind w:firstLine="708"/>
            <w:jc w:val="both"/>
          </w:pPr>
        </w:pPrChange>
      </w:pPr>
    </w:p>
    <w:p w14:paraId="074273E9" w14:textId="5C26D687" w:rsidR="005A528B" w:rsidRPr="00CE1BC4" w:rsidRDefault="005A528B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O </w:t>
      </w:r>
      <w:r w:rsidRPr="002469AE">
        <w:rPr>
          <w:rStyle w:val="apple-style-span"/>
          <w:rFonts w:ascii="Times New Roman" w:hAnsi="Times New Roman"/>
          <w:i/>
          <w:iCs/>
          <w:sz w:val="24"/>
          <w:szCs w:val="24"/>
          <w:lang w:val="pt-PT"/>
        </w:rPr>
        <w:t>output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deste código é apenas uma janela </w:t>
      </w:r>
      <w:r w:rsidR="002469AE">
        <w:rPr>
          <w:rStyle w:val="apple-style-span"/>
          <w:rFonts w:ascii="Times New Roman" w:hAnsi="Times New Roman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preto com as dimensões passadas, no entanto</w:t>
      </w:r>
      <w:r w:rsidR="00E60D3C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o objetivo era que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esta janela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fosse dividida em duas superfícies independentes, como se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esta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fosse dois ecrãs, um por cima do outro. Algo como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>se exemplifica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</w:t>
      </w:r>
      <w:r w:rsidR="00FE2BFF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na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seguinte imagem, sendo que o ecrã vermelho seria totalmente indepen</w:t>
      </w:r>
      <w:r w:rsidR="00E60D3C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den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te do azul:</w:t>
      </w:r>
      <w:r w:rsidRPr="00CE1BC4">
        <w:rPr>
          <w:rFonts w:ascii="Times New Roman" w:hAnsi="Times New Roman"/>
          <w:noProof/>
          <w:color w:val="000000"/>
          <w:sz w:val="24"/>
          <w:szCs w:val="24"/>
          <w:lang w:val="pt-PT"/>
        </w:rPr>
        <w:t xml:space="preserve"> </w:t>
      </w:r>
    </w:p>
    <w:p w14:paraId="78B8EF0F" w14:textId="7C4B6F59" w:rsidR="00CD21DF" w:rsidRPr="00CE1BC4" w:rsidRDefault="00CD21DF" w:rsidP="003C7C60">
      <w:pPr>
        <w:spacing w:before="120" w:after="120" w:line="360" w:lineRule="auto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</w:p>
    <w:p w14:paraId="789E00E4" w14:textId="21A9F36B" w:rsidR="00E439F5" w:rsidRPr="00CE1BC4" w:rsidRDefault="005A528B" w:rsidP="00773C47">
      <w:pPr>
        <w:spacing w:before="120" w:after="120" w:line="360" w:lineRule="auto"/>
        <w:jc w:val="center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Fonts w:ascii="Times New Roman" w:hAnsi="Times New Roman"/>
          <w:noProof/>
          <w:color w:val="000000"/>
          <w:sz w:val="24"/>
          <w:szCs w:val="24"/>
          <w:lang w:val="pt-PT"/>
        </w:rPr>
        <w:drawing>
          <wp:inline distT="0" distB="0" distL="0" distR="0" wp14:anchorId="0FEC19D4" wp14:editId="12B51EB1">
            <wp:extent cx="3641893" cy="1910452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39" cy="19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E64B" w14:textId="6BAE3A39" w:rsidR="00B07A65" w:rsidRPr="00CE1BC4" w:rsidRDefault="005A528B" w:rsidP="005E17B2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Para isso, a solução foi usar o método </w:t>
      </w:r>
      <w:proofErr w:type="spellStart"/>
      <w:proofErr w:type="gramStart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subsurface</w:t>
      </w:r>
      <w:proofErr w:type="spellEnd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(</w:t>
      </w:r>
      <w:proofErr w:type="gramEnd"/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).</w:t>
      </w:r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 xml:space="preserve"> 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Este método é usado para representar uma parte de uma superfície maior. Assim sendo, criamos dois retângulos a que chamamos </w:t>
      </w:r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cam_1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e </w:t>
      </w:r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cam_2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(como se fossem duas câm</w:t>
      </w:r>
      <w:r w:rsidR="00E60D3C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a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ras) e definimos a posição 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lastRenderedPageBreak/>
        <w:t>destas exatamente uma em cima da outra. Após isso pod</w:t>
      </w:r>
      <w:r w:rsidR="005E17B2">
        <w:rPr>
          <w:rStyle w:val="apple-style-span"/>
          <w:rFonts w:ascii="Times New Roman" w:hAnsi="Times New Roman"/>
          <w:sz w:val="24"/>
          <w:szCs w:val="24"/>
          <w:lang w:val="pt-PT"/>
        </w:rPr>
        <w:t>em ser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usa</w:t>
      </w:r>
      <w:r w:rsidR="005E17B2">
        <w:rPr>
          <w:rStyle w:val="apple-style-span"/>
          <w:rFonts w:ascii="Times New Roman" w:hAnsi="Times New Roman"/>
          <w:sz w:val="24"/>
          <w:szCs w:val="24"/>
          <w:lang w:val="pt-PT"/>
        </w:rPr>
        <w:t>das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cada uma dessas câmaras no método </w:t>
      </w:r>
      <w:proofErr w:type="spellStart"/>
      <w:proofErr w:type="gramStart"/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subsurface</w:t>
      </w:r>
      <w:proofErr w:type="spellEnd"/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(</w:t>
      </w:r>
      <w:proofErr w:type="gramEnd"/>
      <w:r w:rsidR="00B07A65"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 xml:space="preserve">) </w:t>
      </w:r>
      <w:r w:rsidR="00B07A65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e criar uma variável que represente cada parte do ecrã:</w:t>
      </w:r>
    </w:p>
    <w:p w14:paraId="1D4EA061" w14:textId="77777777" w:rsidR="00B07A65" w:rsidRPr="007E7AB5" w:rsidRDefault="00B07A65" w:rsidP="00B07A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cam_1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proofErr w:type="spellStart"/>
      <w:proofErr w:type="gram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Rect</w:t>
      </w:r>
      <w:proofErr w:type="spellEnd"/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0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0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WIDTH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HEIGHT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// 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</w:t>
      </w:r>
    </w:p>
    <w:p w14:paraId="6C6B6627" w14:textId="77777777" w:rsidR="00B07A65" w:rsidRPr="007E7AB5" w:rsidRDefault="00B07A65" w:rsidP="00B07A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cam_2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proofErr w:type="spellStart"/>
      <w:proofErr w:type="gramStart"/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pygame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4EC9B0"/>
          <w:sz w:val="18"/>
          <w:szCs w:val="18"/>
          <w:lang w:val="en-US" w:eastAsia="pt-PT"/>
        </w:rPr>
        <w:t>Rect</w:t>
      </w:r>
      <w:proofErr w:type="spellEnd"/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0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HEIGHT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// 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WIDTH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, </w:t>
      </w:r>
      <w:r w:rsidRPr="007E7AB5">
        <w:rPr>
          <w:rFonts w:ascii="Menlo" w:eastAsia="Times New Roman" w:hAnsi="Menlo" w:cs="Menlo"/>
          <w:color w:val="4FC1FF"/>
          <w:sz w:val="18"/>
          <w:szCs w:val="18"/>
          <w:lang w:val="en-US" w:eastAsia="pt-PT"/>
        </w:rPr>
        <w:t>HEIGHT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//</w:t>
      </w:r>
      <w:r w:rsidRPr="007E7AB5">
        <w:rPr>
          <w:rFonts w:ascii="Menlo" w:eastAsia="Times New Roman" w:hAnsi="Menlo" w:cs="Menlo"/>
          <w:color w:val="B5CEA8"/>
          <w:sz w:val="18"/>
          <w:szCs w:val="18"/>
          <w:lang w:val="en-US" w:eastAsia="pt-PT"/>
        </w:rPr>
        <w:t>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</w:t>
      </w:r>
    </w:p>
    <w:p w14:paraId="6F3AD9DB" w14:textId="77777777" w:rsidR="00B07A65" w:rsidRPr="007E7AB5" w:rsidRDefault="00B07A65" w:rsidP="00B07A6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</w:p>
    <w:p w14:paraId="3FC491C8" w14:textId="77777777" w:rsidR="00B07A65" w:rsidRPr="007E7AB5" w:rsidRDefault="00B07A65" w:rsidP="00B07A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display_1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proofErr w:type="gramStart"/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screen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DCDCAA"/>
          <w:sz w:val="18"/>
          <w:szCs w:val="18"/>
          <w:lang w:val="en-US" w:eastAsia="pt-PT"/>
        </w:rPr>
        <w:t>subsurface</w:t>
      </w:r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cam_1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</w:t>
      </w:r>
    </w:p>
    <w:p w14:paraId="73197CCC" w14:textId="77777777" w:rsidR="00B07A65" w:rsidRPr="007E7AB5" w:rsidRDefault="00B07A65" w:rsidP="00B07A6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</w:pP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display_2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 xml:space="preserve"> = </w:t>
      </w:r>
      <w:proofErr w:type="gramStart"/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screen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.</w:t>
      </w:r>
      <w:r w:rsidRPr="007E7AB5">
        <w:rPr>
          <w:rFonts w:ascii="Menlo" w:eastAsia="Times New Roman" w:hAnsi="Menlo" w:cs="Menlo"/>
          <w:color w:val="DCDCAA"/>
          <w:sz w:val="18"/>
          <w:szCs w:val="18"/>
          <w:lang w:val="en-US" w:eastAsia="pt-PT"/>
        </w:rPr>
        <w:t>subsurface</w:t>
      </w:r>
      <w:proofErr w:type="gramEnd"/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(</w:t>
      </w:r>
      <w:r w:rsidRPr="007E7AB5">
        <w:rPr>
          <w:rFonts w:ascii="Menlo" w:eastAsia="Times New Roman" w:hAnsi="Menlo" w:cs="Menlo"/>
          <w:color w:val="9CDCFE"/>
          <w:sz w:val="18"/>
          <w:szCs w:val="18"/>
          <w:lang w:val="en-US" w:eastAsia="pt-PT"/>
        </w:rPr>
        <w:t>cam_2</w:t>
      </w:r>
      <w:r w:rsidRPr="007E7AB5">
        <w:rPr>
          <w:rFonts w:ascii="Menlo" w:eastAsia="Times New Roman" w:hAnsi="Menlo" w:cs="Menlo"/>
          <w:color w:val="D4D4D4"/>
          <w:sz w:val="18"/>
          <w:szCs w:val="18"/>
          <w:lang w:val="en-US" w:eastAsia="pt-PT"/>
        </w:rPr>
        <w:t>)</w:t>
      </w:r>
    </w:p>
    <w:p w14:paraId="5EEE2A9A" w14:textId="144981AF" w:rsidR="005A528B" w:rsidRPr="007E7AB5" w:rsidRDefault="005A528B" w:rsidP="00E243AA">
      <w:pPr>
        <w:spacing w:before="120" w:after="120" w:line="240" w:lineRule="auto"/>
        <w:jc w:val="both"/>
        <w:rPr>
          <w:rStyle w:val="apple-style-span"/>
          <w:rFonts w:ascii="Times New Roman" w:hAnsi="Times New Roman"/>
          <w:sz w:val="24"/>
          <w:szCs w:val="24"/>
          <w:lang w:val="en-US"/>
        </w:rPr>
      </w:pPr>
    </w:p>
    <w:p w14:paraId="011868BC" w14:textId="13FD4C59" w:rsidR="00562889" w:rsidRDefault="00063AEC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pPrChange w:id="21" w:author="Patrícia Christine Silva" w:date="2023-03-13T00:04:00Z">
          <w:pPr>
            <w:spacing w:before="120" w:after="120" w:line="360" w:lineRule="auto"/>
            <w:jc w:val="both"/>
          </w:pPr>
        </w:pPrChange>
      </w:pP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E com isto, o no</w:t>
      </w:r>
      <w:r w:rsidR="00E60D3C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ss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o problema inicial ficou resolvido. Com esta solução é possível usar as variáveis, </w:t>
      </w:r>
      <w:r w:rsidR="00345526" w:rsidRPr="00345526">
        <w:rPr>
          <w:rFonts w:ascii="Menlo" w:eastAsia="Times New Roman" w:hAnsi="Menlo" w:cs="Menlo"/>
          <w:color w:val="9CDCFE"/>
          <w:sz w:val="18"/>
          <w:szCs w:val="18"/>
          <w:lang w:val="pt-PT" w:eastAsia="pt-PT"/>
        </w:rPr>
        <w:t>display_1</w:t>
      </w:r>
      <w:r w:rsidR="00345526" w:rsidRPr="00345526">
        <w:rPr>
          <w:rFonts w:ascii="Menlo" w:eastAsia="Times New Roman" w:hAnsi="Menlo" w:cs="Menlo"/>
          <w:color w:val="D4D4D4"/>
          <w:sz w:val="18"/>
          <w:szCs w:val="18"/>
          <w:lang w:val="pt-PT" w:eastAsia="pt-PT"/>
        </w:rPr>
        <w:t xml:space="preserve"> 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e </w:t>
      </w:r>
      <w:r w:rsidRPr="00CE1BC4">
        <w:rPr>
          <w:rStyle w:val="apple-style-span"/>
          <w:rFonts w:ascii="Times New Roman" w:hAnsi="Times New Roman"/>
          <w:b/>
          <w:bCs/>
          <w:sz w:val="24"/>
          <w:szCs w:val="24"/>
          <w:lang w:val="pt-PT"/>
        </w:rPr>
        <w:t>display_2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(neste caso) para controlar as diferentes partes do ecrã independente</w:t>
      </w:r>
      <w:r w:rsidR="00E60D3C"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>me</w:t>
      </w:r>
      <w:r w:rsidRPr="00CE1BC4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nte. </w:t>
      </w:r>
    </w:p>
    <w:p w14:paraId="2CA70937" w14:textId="50411848" w:rsidR="000B02B9" w:rsidRPr="00CE1BC4" w:rsidRDefault="000B02B9" w:rsidP="00F81BED">
      <w:pPr>
        <w:pStyle w:val="Ttulo2"/>
        <w:spacing w:line="36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bookmarkStart w:id="22" w:name="_Toc129548195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3.5 – Saltar</w:t>
      </w:r>
      <w:r w:rsidR="00EB76A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bookmarkEnd w:id="22"/>
    </w:p>
    <w:p w14:paraId="68640765" w14:textId="6EB04A29" w:rsidR="00D10220" w:rsidRPr="00CE1BC4" w:rsidRDefault="00D10220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processo de salto não 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foi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um problema, existem imensos tutoriais e projetos </w:t>
      </w:r>
      <w:r w:rsidRPr="002469A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open</w:t>
      </w:r>
      <w:r w:rsidR="002469A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 </w:t>
      </w:r>
      <w:r w:rsidRPr="002469A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source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que podem ser </w:t>
      </w:r>
      <w:r w:rsidR="004C10A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consultados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 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Optou-se por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escolh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er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um que fazia sentido para a equipa e que 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oferecesse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comportamento desejado ao longo de todo o jogo.</w:t>
      </w:r>
    </w:p>
    <w:p w14:paraId="323D6276" w14:textId="56FB4B3E" w:rsidR="00C4322B" w:rsidRPr="00CE1BC4" w:rsidRDefault="00D10220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Assim sendo, o processo de salto é implementado dentro da classe </w:t>
      </w:r>
      <w:r w:rsidRPr="002469AE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Rabbit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mais especificamente na função </w:t>
      </w:r>
      <w:proofErr w:type="gramStart"/>
      <w:r w:rsidRPr="002469AE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update(</w:t>
      </w:r>
      <w:proofErr w:type="gramEnd"/>
      <w:r w:rsidRPr="002469AE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)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Quando o jogador pressiona a tecla "w", </w:t>
      </w:r>
      <w:r w:rsidR="00C4322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C4322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variável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jump</w:t>
      </w:r>
      <w:proofErr w:type="spellEnd"/>
      <w:r w:rsidR="002469AE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passa o seu estado a </w:t>
      </w:r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True</w:t>
      </w:r>
      <w:r w:rsidR="00C4322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Esta mudança do estado da variável altera a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posição vertical 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personagem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que então salta. A altura do salto é determinada pelo valor da variável "</w:t>
      </w:r>
      <w:proofErr w:type="spellStart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self.</w:t>
      </w:r>
      <w:r w:rsidR="00C4322B"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vel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", que é decrementada gradualmente enquanto o 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personagem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sobe e, em seguida, incrementada gradualmente enquanto o </w:t>
      </w:r>
      <w:r w:rsidR="002469A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personagem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cai. </w:t>
      </w:r>
    </w:p>
    <w:p w14:paraId="3BD7C418" w14:textId="77777777" w:rsidR="00C4322B" w:rsidRPr="00CE1BC4" w:rsidRDefault="00C4322B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seguinte tabela explica melhor este comportamento:</w:t>
      </w:r>
    </w:p>
    <w:tbl>
      <w:tblPr>
        <w:tblStyle w:val="TabeladeGrelha1Clara-Destaque2"/>
        <w:tblW w:w="6516" w:type="dxa"/>
        <w:jc w:val="center"/>
        <w:tblLook w:val="04A0" w:firstRow="1" w:lastRow="0" w:firstColumn="1" w:lastColumn="0" w:noHBand="0" w:noVBand="1"/>
      </w:tblPr>
      <w:tblGrid>
        <w:gridCol w:w="1300"/>
        <w:gridCol w:w="2664"/>
        <w:gridCol w:w="1276"/>
        <w:gridCol w:w="1276"/>
      </w:tblGrid>
      <w:tr w:rsidR="00562889" w:rsidRPr="00CE1BC4" w14:paraId="4FC64971" w14:textId="255C0CC1" w:rsidTr="00562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F8AA283" w14:textId="23366DAA" w:rsidR="00562889" w:rsidRPr="00562889" w:rsidRDefault="00562889" w:rsidP="00A432E2">
            <w:pPr>
              <w:spacing w:after="0" w:line="240" w:lineRule="auto"/>
              <w:jc w:val="center"/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</w:pPr>
            <w:proofErr w:type="spellStart"/>
            <w:r w:rsidRPr="00562889"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  <w:t>self.vel</w:t>
            </w:r>
            <w:proofErr w:type="spellEnd"/>
          </w:p>
        </w:tc>
        <w:tc>
          <w:tcPr>
            <w:tcW w:w="2664" w:type="dxa"/>
            <w:noWrap/>
            <w:hideMark/>
          </w:tcPr>
          <w:p w14:paraId="6489549A" w14:textId="499825CA" w:rsidR="00562889" w:rsidRPr="00562889" w:rsidRDefault="00562889" w:rsidP="00A432E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</w:pPr>
            <w:r w:rsidRPr="00562889"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  <w:t>posição da personagem</w:t>
            </w:r>
          </w:p>
        </w:tc>
        <w:tc>
          <w:tcPr>
            <w:tcW w:w="1276" w:type="dxa"/>
            <w:noWrap/>
            <w:hideMark/>
          </w:tcPr>
          <w:p w14:paraId="037F900F" w14:textId="77777777" w:rsidR="00562889" w:rsidRPr="00562889" w:rsidRDefault="00562889" w:rsidP="00A432E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</w:pPr>
            <w:proofErr w:type="spellStart"/>
            <w:r w:rsidRPr="00562889"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  <w:t>jump</w:t>
            </w:r>
            <w:proofErr w:type="spellEnd"/>
          </w:p>
        </w:tc>
        <w:tc>
          <w:tcPr>
            <w:tcW w:w="1276" w:type="dxa"/>
          </w:tcPr>
          <w:p w14:paraId="57620B2C" w14:textId="4BA6E689" w:rsidR="00562889" w:rsidRPr="00562889" w:rsidRDefault="00562889" w:rsidP="00A432E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 w:themeColor="text1"/>
                <w:sz w:val="24"/>
                <w:szCs w:val="24"/>
                <w:lang w:val="pt-PT" w:eastAsia="pt-PT"/>
              </w:rPr>
            </w:pPr>
            <w:proofErr w:type="spellStart"/>
            <w:proofErr w:type="gramStart"/>
            <w:r>
              <w:rPr>
                <w:rFonts w:eastAsia="Times New Roman" w:cs="Calibri"/>
                <w:color w:val="000000" w:themeColor="text1"/>
                <w:lang w:val="pt-PT" w:eastAsia="pt-PT"/>
              </w:rPr>
              <w:t>is.jumping</w:t>
            </w:r>
            <w:proofErr w:type="spellEnd"/>
            <w:proofErr w:type="gramEnd"/>
          </w:p>
        </w:tc>
      </w:tr>
      <w:tr w:rsidR="00562889" w:rsidRPr="00CE1BC4" w14:paraId="2129EBE4" w14:textId="675386A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15E4B347" w14:textId="0FC09851" w:rsidR="00562889" w:rsidRPr="00562889" w:rsidRDefault="00562889" w:rsidP="00C4322B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15</w:t>
            </w:r>
          </w:p>
        </w:tc>
        <w:tc>
          <w:tcPr>
            <w:tcW w:w="2664" w:type="dxa"/>
            <w:noWrap/>
            <w:hideMark/>
          </w:tcPr>
          <w:p w14:paraId="01BE6ED5" w14:textId="17A819C4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302</w:t>
            </w:r>
          </w:p>
        </w:tc>
        <w:tc>
          <w:tcPr>
            <w:tcW w:w="1276" w:type="dxa"/>
            <w:noWrap/>
            <w:hideMark/>
          </w:tcPr>
          <w:p w14:paraId="01AE9229" w14:textId="10D61E7C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</w:tcPr>
          <w:p w14:paraId="0A609AB2" w14:textId="1B486C8B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</w:tr>
      <w:tr w:rsidR="00562889" w:rsidRPr="00CE1BC4" w14:paraId="32676481" w14:textId="371B47BA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04B4EC1" w14:textId="482C9F75" w:rsidR="00562889" w:rsidRPr="00562889" w:rsidRDefault="00562889" w:rsidP="00C4322B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15</w:t>
            </w:r>
          </w:p>
        </w:tc>
        <w:tc>
          <w:tcPr>
            <w:tcW w:w="2664" w:type="dxa"/>
            <w:noWrap/>
            <w:hideMark/>
          </w:tcPr>
          <w:p w14:paraId="44193EDE" w14:textId="329D5AD1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302</w:t>
            </w:r>
          </w:p>
        </w:tc>
        <w:tc>
          <w:tcPr>
            <w:tcW w:w="1276" w:type="dxa"/>
            <w:noWrap/>
            <w:hideMark/>
          </w:tcPr>
          <w:p w14:paraId="178DB50D" w14:textId="15735273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</w:tcPr>
          <w:p w14:paraId="2C9B72BA" w14:textId="5A73953F" w:rsidR="00562889" w:rsidRPr="00562889" w:rsidRDefault="00562889" w:rsidP="00C4322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</w:tr>
      <w:tr w:rsidR="00562889" w:rsidRPr="00562889" w14:paraId="3A86CB0D" w14:textId="628D2056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shd w:val="clear" w:color="auto" w:fill="FABF8F" w:themeFill="accent6" w:themeFillTint="99"/>
            <w:noWrap/>
            <w:hideMark/>
          </w:tcPr>
          <w:p w14:paraId="438765DB" w14:textId="11D029E8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4"/>
                <w:szCs w:val="24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24"/>
                <w:szCs w:val="24"/>
                <w:lang w:val="pt-PT" w:eastAsia="pt-PT"/>
              </w:rPr>
              <w:t>-14</w:t>
            </w:r>
          </w:p>
        </w:tc>
        <w:tc>
          <w:tcPr>
            <w:tcW w:w="2664" w:type="dxa"/>
            <w:shd w:val="clear" w:color="auto" w:fill="FABF8F" w:themeFill="accent6" w:themeFillTint="99"/>
            <w:noWrap/>
            <w:hideMark/>
          </w:tcPr>
          <w:p w14:paraId="3C5B56DA" w14:textId="49348B3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</w:pPr>
            <w:r w:rsidRPr="00562889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  <w:t>288</w:t>
            </w:r>
          </w:p>
        </w:tc>
        <w:tc>
          <w:tcPr>
            <w:tcW w:w="1276" w:type="dxa"/>
            <w:shd w:val="clear" w:color="auto" w:fill="FABF8F" w:themeFill="accent6" w:themeFillTint="99"/>
            <w:noWrap/>
            <w:hideMark/>
          </w:tcPr>
          <w:p w14:paraId="171FD04D" w14:textId="2954831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</w:pPr>
            <w:r w:rsidRPr="00562889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  <w:t>True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B1E6A1E" w14:textId="0F28FB4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</w:pPr>
            <w:r w:rsidRPr="00562889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pt-PT" w:eastAsia="pt-PT"/>
              </w:rPr>
              <w:t>True</w:t>
            </w:r>
          </w:p>
        </w:tc>
      </w:tr>
      <w:tr w:rsidR="00562889" w:rsidRPr="00CE1BC4" w14:paraId="00D062C8" w14:textId="38D9E9CC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0288A96" w14:textId="76F3FACA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-13</w:t>
            </w:r>
          </w:p>
        </w:tc>
        <w:tc>
          <w:tcPr>
            <w:tcW w:w="2664" w:type="dxa"/>
            <w:noWrap/>
            <w:hideMark/>
          </w:tcPr>
          <w:p w14:paraId="0E5986AB" w14:textId="7037F2E0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275</w:t>
            </w:r>
          </w:p>
        </w:tc>
        <w:tc>
          <w:tcPr>
            <w:tcW w:w="1276" w:type="dxa"/>
            <w:noWrap/>
            <w:hideMark/>
          </w:tcPr>
          <w:p w14:paraId="1B90105C" w14:textId="5B3C192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1AEB1C57" w14:textId="76B897C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4A41146E" w14:textId="48AAF84B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56A3F76" w14:textId="7B1A44A8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-12</w:t>
            </w:r>
          </w:p>
        </w:tc>
        <w:tc>
          <w:tcPr>
            <w:tcW w:w="2664" w:type="dxa"/>
            <w:noWrap/>
            <w:hideMark/>
          </w:tcPr>
          <w:p w14:paraId="68118388" w14:textId="6BE85BC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263</w:t>
            </w:r>
          </w:p>
        </w:tc>
        <w:tc>
          <w:tcPr>
            <w:tcW w:w="1276" w:type="dxa"/>
            <w:noWrap/>
            <w:hideMark/>
          </w:tcPr>
          <w:p w14:paraId="02EFF2C5" w14:textId="04F8EC15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6204220C" w14:textId="67D9DDFF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15684729" w14:textId="539B072A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DB9A7E4" w14:textId="0C991444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-11</w:t>
            </w:r>
          </w:p>
        </w:tc>
        <w:tc>
          <w:tcPr>
            <w:tcW w:w="2664" w:type="dxa"/>
            <w:noWrap/>
            <w:hideMark/>
          </w:tcPr>
          <w:p w14:paraId="166A9DD6" w14:textId="2F13FD26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252</w:t>
            </w:r>
          </w:p>
        </w:tc>
        <w:tc>
          <w:tcPr>
            <w:tcW w:w="1276" w:type="dxa"/>
            <w:noWrap/>
            <w:hideMark/>
          </w:tcPr>
          <w:p w14:paraId="1335E393" w14:textId="296F789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7D6ECA2B" w14:textId="2C266B3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25857B30" w14:textId="1E4ED3C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C7EB1AE" w14:textId="343F1A8C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-10</w:t>
            </w:r>
          </w:p>
        </w:tc>
        <w:tc>
          <w:tcPr>
            <w:tcW w:w="2664" w:type="dxa"/>
            <w:noWrap/>
            <w:hideMark/>
          </w:tcPr>
          <w:p w14:paraId="03734C7D" w14:textId="7C1D446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242</w:t>
            </w:r>
          </w:p>
        </w:tc>
        <w:tc>
          <w:tcPr>
            <w:tcW w:w="1276" w:type="dxa"/>
            <w:noWrap/>
            <w:hideMark/>
          </w:tcPr>
          <w:p w14:paraId="7949F694" w14:textId="06B1694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11E379A" w14:textId="58ECB057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6F3C39B6" w14:textId="0F47FA65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0CD397D0" w14:textId="6CADC8A1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-9</w:t>
            </w:r>
          </w:p>
        </w:tc>
        <w:tc>
          <w:tcPr>
            <w:tcW w:w="2664" w:type="dxa"/>
            <w:noWrap/>
            <w:hideMark/>
          </w:tcPr>
          <w:p w14:paraId="2C73C2F5" w14:textId="501CC70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233</w:t>
            </w:r>
          </w:p>
        </w:tc>
        <w:tc>
          <w:tcPr>
            <w:tcW w:w="1276" w:type="dxa"/>
            <w:noWrap/>
            <w:hideMark/>
          </w:tcPr>
          <w:p w14:paraId="700AF3EA" w14:textId="3E7EF5C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75DBA4C" w14:textId="0B35E7C1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4E68EF5D" w14:textId="41C0EBFF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747EF5EC" w14:textId="108BA0A4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-8</w:t>
            </w:r>
          </w:p>
        </w:tc>
        <w:tc>
          <w:tcPr>
            <w:tcW w:w="2664" w:type="dxa"/>
            <w:noWrap/>
            <w:hideMark/>
          </w:tcPr>
          <w:p w14:paraId="45AD53D9" w14:textId="74A4C19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225</w:t>
            </w:r>
          </w:p>
        </w:tc>
        <w:tc>
          <w:tcPr>
            <w:tcW w:w="1276" w:type="dxa"/>
            <w:noWrap/>
            <w:hideMark/>
          </w:tcPr>
          <w:p w14:paraId="25768214" w14:textId="67D30E9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212A6F2E" w14:textId="2E088B0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09FB79BC" w14:textId="73F7ED82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2AB3A22C" w14:textId="74CDB421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-7</w:t>
            </w:r>
          </w:p>
        </w:tc>
        <w:tc>
          <w:tcPr>
            <w:tcW w:w="2664" w:type="dxa"/>
            <w:noWrap/>
            <w:hideMark/>
          </w:tcPr>
          <w:p w14:paraId="48612E3A" w14:textId="78367B3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218</w:t>
            </w:r>
          </w:p>
        </w:tc>
        <w:tc>
          <w:tcPr>
            <w:tcW w:w="1276" w:type="dxa"/>
            <w:noWrap/>
            <w:hideMark/>
          </w:tcPr>
          <w:p w14:paraId="53374268" w14:textId="6572FDC6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095F7E1B" w14:textId="18CAD3C1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6A8962D7" w14:textId="2F75784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0F79CEA2" w14:textId="1DEFADBE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-6</w:t>
            </w:r>
          </w:p>
        </w:tc>
        <w:tc>
          <w:tcPr>
            <w:tcW w:w="2664" w:type="dxa"/>
            <w:noWrap/>
            <w:hideMark/>
          </w:tcPr>
          <w:p w14:paraId="4EF8CC35" w14:textId="1DEC210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212</w:t>
            </w:r>
          </w:p>
        </w:tc>
        <w:tc>
          <w:tcPr>
            <w:tcW w:w="1276" w:type="dxa"/>
            <w:noWrap/>
            <w:hideMark/>
          </w:tcPr>
          <w:p w14:paraId="39BEDF4D" w14:textId="51C9807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4892E9B2" w14:textId="382A53C7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459257F4" w14:textId="471C1F37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3A1B217" w14:textId="620EB7CF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-5</w:t>
            </w:r>
          </w:p>
        </w:tc>
        <w:tc>
          <w:tcPr>
            <w:tcW w:w="2664" w:type="dxa"/>
            <w:noWrap/>
            <w:hideMark/>
          </w:tcPr>
          <w:p w14:paraId="5D39E9FB" w14:textId="6267904B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207</w:t>
            </w:r>
          </w:p>
        </w:tc>
        <w:tc>
          <w:tcPr>
            <w:tcW w:w="1276" w:type="dxa"/>
            <w:noWrap/>
            <w:hideMark/>
          </w:tcPr>
          <w:p w14:paraId="11D222EB" w14:textId="2FFCDB9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1CE65ABF" w14:textId="4ADCC9C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404859F4" w14:textId="4C341C17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1A450987" w14:textId="0D691383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-4</w:t>
            </w:r>
          </w:p>
        </w:tc>
        <w:tc>
          <w:tcPr>
            <w:tcW w:w="2664" w:type="dxa"/>
            <w:noWrap/>
            <w:hideMark/>
          </w:tcPr>
          <w:p w14:paraId="658B4A5F" w14:textId="0C06F1E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203</w:t>
            </w:r>
          </w:p>
        </w:tc>
        <w:tc>
          <w:tcPr>
            <w:tcW w:w="1276" w:type="dxa"/>
            <w:noWrap/>
            <w:hideMark/>
          </w:tcPr>
          <w:p w14:paraId="2BB0FF8C" w14:textId="04DAA57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06267BDF" w14:textId="32E2C54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14190F59" w14:textId="0D6AC181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2AFB30B" w14:textId="3AEA71EF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-3</w:t>
            </w:r>
          </w:p>
        </w:tc>
        <w:tc>
          <w:tcPr>
            <w:tcW w:w="2664" w:type="dxa"/>
            <w:noWrap/>
            <w:hideMark/>
          </w:tcPr>
          <w:p w14:paraId="197478D4" w14:textId="581D4E2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200</w:t>
            </w:r>
          </w:p>
        </w:tc>
        <w:tc>
          <w:tcPr>
            <w:tcW w:w="1276" w:type="dxa"/>
            <w:noWrap/>
            <w:hideMark/>
          </w:tcPr>
          <w:p w14:paraId="244C099A" w14:textId="1DEC73A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38E1AC6" w14:textId="02C037F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02C7B644" w14:textId="0DA5FE84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206E77DD" w14:textId="0F6078FC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lastRenderedPageBreak/>
              <w:t>-2</w:t>
            </w:r>
          </w:p>
        </w:tc>
        <w:tc>
          <w:tcPr>
            <w:tcW w:w="2664" w:type="dxa"/>
            <w:noWrap/>
            <w:hideMark/>
          </w:tcPr>
          <w:p w14:paraId="48F92B68" w14:textId="4DE1A52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198</w:t>
            </w:r>
          </w:p>
        </w:tc>
        <w:tc>
          <w:tcPr>
            <w:tcW w:w="1276" w:type="dxa"/>
            <w:noWrap/>
            <w:hideMark/>
          </w:tcPr>
          <w:p w14:paraId="1A03119F" w14:textId="1C4016A5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3421C69A" w14:textId="20F3EB1F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536C2EC2" w14:textId="0ECCC1B6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A7F657" w14:textId="7080C1E0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-1</w:t>
            </w:r>
          </w:p>
        </w:tc>
        <w:tc>
          <w:tcPr>
            <w:tcW w:w="2664" w:type="dxa"/>
            <w:noWrap/>
            <w:hideMark/>
          </w:tcPr>
          <w:p w14:paraId="40A244D2" w14:textId="434E41C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197</w:t>
            </w:r>
          </w:p>
        </w:tc>
        <w:tc>
          <w:tcPr>
            <w:tcW w:w="1276" w:type="dxa"/>
            <w:noWrap/>
            <w:hideMark/>
          </w:tcPr>
          <w:p w14:paraId="2C36F545" w14:textId="0852CEF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60302CB2" w14:textId="488FDB2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1E5CEF7B" w14:textId="332F90BE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784AA862" w14:textId="1E589F1D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0</w:t>
            </w:r>
          </w:p>
        </w:tc>
        <w:tc>
          <w:tcPr>
            <w:tcW w:w="2664" w:type="dxa"/>
            <w:noWrap/>
            <w:hideMark/>
          </w:tcPr>
          <w:p w14:paraId="632AA49F" w14:textId="5C825ACB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197</w:t>
            </w:r>
          </w:p>
        </w:tc>
        <w:tc>
          <w:tcPr>
            <w:tcW w:w="1276" w:type="dxa"/>
            <w:noWrap/>
            <w:hideMark/>
          </w:tcPr>
          <w:p w14:paraId="75FA4CB0" w14:textId="6A76CC1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42D087F7" w14:textId="51D8422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70A0D6DF" w14:textId="54FCD862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E5BF8C1" w14:textId="4A5259D3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</w:t>
            </w:r>
          </w:p>
        </w:tc>
        <w:tc>
          <w:tcPr>
            <w:tcW w:w="2664" w:type="dxa"/>
            <w:noWrap/>
            <w:hideMark/>
          </w:tcPr>
          <w:p w14:paraId="5962F15C" w14:textId="2226646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198</w:t>
            </w:r>
          </w:p>
        </w:tc>
        <w:tc>
          <w:tcPr>
            <w:tcW w:w="1276" w:type="dxa"/>
            <w:noWrap/>
            <w:hideMark/>
          </w:tcPr>
          <w:p w14:paraId="43D229F8" w14:textId="0F8D1BA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030616A6" w14:textId="706EFF8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7FA64CC7" w14:textId="1B9F992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56029A9" w14:textId="01C6EEDB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2</w:t>
            </w:r>
          </w:p>
        </w:tc>
        <w:tc>
          <w:tcPr>
            <w:tcW w:w="2664" w:type="dxa"/>
            <w:noWrap/>
            <w:hideMark/>
          </w:tcPr>
          <w:p w14:paraId="352B33F4" w14:textId="1272CBFB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200</w:t>
            </w:r>
          </w:p>
        </w:tc>
        <w:tc>
          <w:tcPr>
            <w:tcW w:w="1276" w:type="dxa"/>
            <w:noWrap/>
            <w:hideMark/>
          </w:tcPr>
          <w:p w14:paraId="5574DF45" w14:textId="253978F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4C22AA8" w14:textId="6D4EAA3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5C0B2964" w14:textId="37EB4B32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29DC7205" w14:textId="1CC6607C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3</w:t>
            </w:r>
          </w:p>
        </w:tc>
        <w:tc>
          <w:tcPr>
            <w:tcW w:w="2664" w:type="dxa"/>
            <w:noWrap/>
            <w:hideMark/>
          </w:tcPr>
          <w:p w14:paraId="090EE9E2" w14:textId="4864BC1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203</w:t>
            </w:r>
          </w:p>
        </w:tc>
        <w:tc>
          <w:tcPr>
            <w:tcW w:w="1276" w:type="dxa"/>
            <w:noWrap/>
            <w:hideMark/>
          </w:tcPr>
          <w:p w14:paraId="1C2F4232" w14:textId="7C80EE45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8B080AC" w14:textId="7DE4489B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23A8AE85" w14:textId="06453994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33FC821" w14:textId="69700436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4</w:t>
            </w:r>
          </w:p>
        </w:tc>
        <w:tc>
          <w:tcPr>
            <w:tcW w:w="2664" w:type="dxa"/>
            <w:noWrap/>
            <w:hideMark/>
          </w:tcPr>
          <w:p w14:paraId="30ED7BEC" w14:textId="09B119C7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207</w:t>
            </w:r>
          </w:p>
        </w:tc>
        <w:tc>
          <w:tcPr>
            <w:tcW w:w="1276" w:type="dxa"/>
            <w:noWrap/>
            <w:hideMark/>
          </w:tcPr>
          <w:p w14:paraId="21B7CFB9" w14:textId="4B974C57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28BE963E" w14:textId="39C259A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6B04A8A1" w14:textId="32969A32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193BF4A4" w14:textId="0F5FA496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5</w:t>
            </w:r>
          </w:p>
        </w:tc>
        <w:tc>
          <w:tcPr>
            <w:tcW w:w="2664" w:type="dxa"/>
            <w:noWrap/>
            <w:hideMark/>
          </w:tcPr>
          <w:p w14:paraId="2C2506A1" w14:textId="38E1A3A1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212</w:t>
            </w:r>
          </w:p>
        </w:tc>
        <w:tc>
          <w:tcPr>
            <w:tcW w:w="1276" w:type="dxa"/>
            <w:noWrap/>
            <w:hideMark/>
          </w:tcPr>
          <w:p w14:paraId="237C1A2B" w14:textId="5035746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56A6498D" w14:textId="6FF6DC98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2E839574" w14:textId="44609AD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2CC60D7E" w14:textId="3148B375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6</w:t>
            </w:r>
          </w:p>
        </w:tc>
        <w:tc>
          <w:tcPr>
            <w:tcW w:w="2664" w:type="dxa"/>
            <w:noWrap/>
            <w:hideMark/>
          </w:tcPr>
          <w:p w14:paraId="45006EEB" w14:textId="6363E135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218</w:t>
            </w:r>
          </w:p>
        </w:tc>
        <w:tc>
          <w:tcPr>
            <w:tcW w:w="1276" w:type="dxa"/>
            <w:noWrap/>
            <w:hideMark/>
          </w:tcPr>
          <w:p w14:paraId="3CAC0689" w14:textId="300632D6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491FE951" w14:textId="6C79AD80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6F05EFD6" w14:textId="68469467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09095B43" w14:textId="39D6158B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7</w:t>
            </w:r>
          </w:p>
        </w:tc>
        <w:tc>
          <w:tcPr>
            <w:tcW w:w="2664" w:type="dxa"/>
            <w:noWrap/>
            <w:hideMark/>
          </w:tcPr>
          <w:p w14:paraId="46FEBDD4" w14:textId="191A5866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225</w:t>
            </w:r>
          </w:p>
        </w:tc>
        <w:tc>
          <w:tcPr>
            <w:tcW w:w="1276" w:type="dxa"/>
            <w:noWrap/>
            <w:hideMark/>
          </w:tcPr>
          <w:p w14:paraId="35C55977" w14:textId="6CEA909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76B8144C" w14:textId="1301F220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6D7DB9C3" w14:textId="0EEFA27F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1CEDB21" w14:textId="7BECEC77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8</w:t>
            </w:r>
          </w:p>
        </w:tc>
        <w:tc>
          <w:tcPr>
            <w:tcW w:w="2664" w:type="dxa"/>
            <w:noWrap/>
            <w:hideMark/>
          </w:tcPr>
          <w:p w14:paraId="07B95A88" w14:textId="557D9211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233</w:t>
            </w:r>
          </w:p>
        </w:tc>
        <w:tc>
          <w:tcPr>
            <w:tcW w:w="1276" w:type="dxa"/>
            <w:noWrap/>
            <w:hideMark/>
          </w:tcPr>
          <w:p w14:paraId="6CD2C934" w14:textId="7F3E8C2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1A39916B" w14:textId="4CB27B6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2C1CE06D" w14:textId="2D8C80F3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0B4C6102" w14:textId="68F14548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9</w:t>
            </w:r>
          </w:p>
        </w:tc>
        <w:tc>
          <w:tcPr>
            <w:tcW w:w="2664" w:type="dxa"/>
            <w:noWrap/>
            <w:hideMark/>
          </w:tcPr>
          <w:p w14:paraId="0C324440" w14:textId="772477B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242</w:t>
            </w:r>
          </w:p>
        </w:tc>
        <w:tc>
          <w:tcPr>
            <w:tcW w:w="1276" w:type="dxa"/>
            <w:noWrap/>
            <w:hideMark/>
          </w:tcPr>
          <w:p w14:paraId="7F70F967" w14:textId="6111CCD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023BC445" w14:textId="76343C8F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1F69E0CA" w14:textId="49E54450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ADA80C0" w14:textId="1D235735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10</w:t>
            </w:r>
          </w:p>
        </w:tc>
        <w:tc>
          <w:tcPr>
            <w:tcW w:w="2664" w:type="dxa"/>
            <w:noWrap/>
            <w:hideMark/>
          </w:tcPr>
          <w:p w14:paraId="5B8A26B5" w14:textId="62AD351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252</w:t>
            </w:r>
          </w:p>
        </w:tc>
        <w:tc>
          <w:tcPr>
            <w:tcW w:w="1276" w:type="dxa"/>
            <w:noWrap/>
            <w:hideMark/>
          </w:tcPr>
          <w:p w14:paraId="5DFBC964" w14:textId="4FACD8F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7B7A8235" w14:textId="4D04319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50EDA27A" w14:textId="25E23799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BE16898" w14:textId="23612157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11</w:t>
            </w:r>
          </w:p>
        </w:tc>
        <w:tc>
          <w:tcPr>
            <w:tcW w:w="2664" w:type="dxa"/>
            <w:noWrap/>
            <w:hideMark/>
          </w:tcPr>
          <w:p w14:paraId="5176666F" w14:textId="65A0D50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263</w:t>
            </w:r>
          </w:p>
        </w:tc>
        <w:tc>
          <w:tcPr>
            <w:tcW w:w="1276" w:type="dxa"/>
            <w:noWrap/>
            <w:hideMark/>
          </w:tcPr>
          <w:p w14:paraId="46449AA6" w14:textId="18B6D7EE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727BA44C" w14:textId="34F00AA9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0AB43562" w14:textId="0C5AEEE6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77F09CC" w14:textId="79FF3CA5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12</w:t>
            </w:r>
          </w:p>
        </w:tc>
        <w:tc>
          <w:tcPr>
            <w:tcW w:w="2664" w:type="dxa"/>
            <w:noWrap/>
            <w:hideMark/>
          </w:tcPr>
          <w:p w14:paraId="6FA7AB07" w14:textId="0D90D12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275</w:t>
            </w:r>
          </w:p>
        </w:tc>
        <w:tc>
          <w:tcPr>
            <w:tcW w:w="1276" w:type="dxa"/>
            <w:noWrap/>
            <w:hideMark/>
          </w:tcPr>
          <w:p w14:paraId="0E59162B" w14:textId="20E9C2E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178BA7A0" w14:textId="77D5B8D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70714B25" w14:textId="63AA7632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E70A833" w14:textId="191022EF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13</w:t>
            </w:r>
          </w:p>
        </w:tc>
        <w:tc>
          <w:tcPr>
            <w:tcW w:w="2664" w:type="dxa"/>
            <w:noWrap/>
            <w:hideMark/>
          </w:tcPr>
          <w:p w14:paraId="02F17DD4" w14:textId="2662472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288</w:t>
            </w:r>
          </w:p>
        </w:tc>
        <w:tc>
          <w:tcPr>
            <w:tcW w:w="1276" w:type="dxa"/>
            <w:noWrap/>
            <w:hideMark/>
          </w:tcPr>
          <w:p w14:paraId="0574E491" w14:textId="44E8F4A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  <w:shd w:val="clear" w:color="auto" w:fill="FABF8F" w:themeFill="accent6" w:themeFillTint="99"/>
          </w:tcPr>
          <w:p w14:paraId="1D854A89" w14:textId="5D208923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True</w:t>
            </w:r>
          </w:p>
        </w:tc>
      </w:tr>
      <w:tr w:rsidR="00562889" w:rsidRPr="00CE1BC4" w14:paraId="03349C3A" w14:textId="1D89329A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55CAB50" w14:textId="55DBE21C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14</w:t>
            </w:r>
          </w:p>
        </w:tc>
        <w:tc>
          <w:tcPr>
            <w:tcW w:w="2664" w:type="dxa"/>
            <w:noWrap/>
            <w:hideMark/>
          </w:tcPr>
          <w:p w14:paraId="0F2507BD" w14:textId="56A1A5F5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302</w:t>
            </w:r>
          </w:p>
        </w:tc>
        <w:tc>
          <w:tcPr>
            <w:tcW w:w="1276" w:type="dxa"/>
            <w:noWrap/>
            <w:hideMark/>
          </w:tcPr>
          <w:p w14:paraId="1AA691D0" w14:textId="5055359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</w:tcPr>
          <w:p w14:paraId="336706B4" w14:textId="7E7B320D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</w:tr>
      <w:tr w:rsidR="00562889" w:rsidRPr="00CE1BC4" w14:paraId="73FAD8DC" w14:textId="1278E92E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145A1160" w14:textId="54F189B9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15</w:t>
            </w:r>
          </w:p>
        </w:tc>
        <w:tc>
          <w:tcPr>
            <w:tcW w:w="2664" w:type="dxa"/>
            <w:noWrap/>
            <w:hideMark/>
          </w:tcPr>
          <w:p w14:paraId="5E593B1C" w14:textId="39001AB0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302</w:t>
            </w:r>
          </w:p>
        </w:tc>
        <w:tc>
          <w:tcPr>
            <w:tcW w:w="1276" w:type="dxa"/>
            <w:noWrap/>
            <w:hideMark/>
          </w:tcPr>
          <w:p w14:paraId="203D8A99" w14:textId="04520C8A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</w:tcPr>
          <w:p w14:paraId="43964F9F" w14:textId="573C2192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</w:tr>
      <w:tr w:rsidR="00562889" w:rsidRPr="00CE1BC4" w14:paraId="7D06B114" w14:textId="78794C4B" w:rsidTr="00562889">
        <w:trPr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795E627C" w14:textId="5595DF7B" w:rsidR="00562889" w:rsidRPr="00562889" w:rsidRDefault="00562889" w:rsidP="00562889">
            <w:pPr>
              <w:spacing w:after="0" w:line="240" w:lineRule="auto"/>
              <w:jc w:val="center"/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b w:val="0"/>
                <w:bCs w:val="0"/>
                <w:color w:val="000000"/>
                <w:sz w:val="18"/>
                <w:szCs w:val="18"/>
                <w:lang w:val="pt-PT" w:eastAsia="pt-PT"/>
              </w:rPr>
              <w:t>15</w:t>
            </w:r>
          </w:p>
        </w:tc>
        <w:tc>
          <w:tcPr>
            <w:tcW w:w="2664" w:type="dxa"/>
            <w:noWrap/>
            <w:hideMark/>
          </w:tcPr>
          <w:p w14:paraId="34F524E9" w14:textId="55EFC928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302</w:t>
            </w:r>
          </w:p>
        </w:tc>
        <w:tc>
          <w:tcPr>
            <w:tcW w:w="1276" w:type="dxa"/>
            <w:noWrap/>
            <w:hideMark/>
          </w:tcPr>
          <w:p w14:paraId="3B95CDD8" w14:textId="37F4B16C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  <w:tc>
          <w:tcPr>
            <w:tcW w:w="1276" w:type="dxa"/>
          </w:tcPr>
          <w:p w14:paraId="6070C8AA" w14:textId="38E0B9D4" w:rsidR="00562889" w:rsidRPr="00562889" w:rsidRDefault="00562889" w:rsidP="0056288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</w:pPr>
            <w:r w:rsidRPr="00562889">
              <w:rPr>
                <w:rFonts w:eastAsia="Times New Roman" w:cs="Calibri"/>
                <w:color w:val="000000"/>
                <w:sz w:val="18"/>
                <w:szCs w:val="18"/>
                <w:lang w:val="pt-PT" w:eastAsia="pt-PT"/>
              </w:rPr>
              <w:t>False</w:t>
            </w:r>
          </w:p>
        </w:tc>
      </w:tr>
    </w:tbl>
    <w:p w14:paraId="0518A7FC" w14:textId="2E29EC12" w:rsidR="00C4322B" w:rsidRPr="00CE1BC4" w:rsidRDefault="00C4322B" w:rsidP="00D10220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1C79DA1F" w14:textId="25FF60B6" w:rsidR="004554C1" w:rsidRPr="00CE1BC4" w:rsidRDefault="00CC4176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pPrChange w:id="23" w:author="Patrícia Christine Silva" w:date="2023-03-13T00:07:00Z">
          <w:pPr>
            <w:spacing w:before="120" w:after="120" w:line="360" w:lineRule="auto"/>
            <w:jc w:val="both"/>
          </w:pPr>
        </w:pPrChange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segunda </w:t>
      </w:r>
      <w:r w:rsidR="0056288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coluna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da</w:t>
      </w:r>
      <w:r w:rsidR="0056288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tabela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demonstra a posição vertical do coelho. Esta posição é alterada quando o valor da posição anterior é somado ao valor da vari</w:t>
      </w:r>
      <w:r w:rsidR="004C10A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á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vel </w:t>
      </w:r>
      <w:r w:rsidR="004C10A6"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“</w:t>
      </w:r>
      <w:proofErr w:type="spellStart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vel</w:t>
      </w:r>
      <w:proofErr w:type="spellEnd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”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Embora pareça que os dados estão invertidos, as coordenadas da posição dos objetos são </w:t>
      </w:r>
      <w:r w:rsidR="00B10C2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passadas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da esquerda para a direita e de cima para baixo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por 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xemplo: o canto superior esquerdo tem as coordenadas (0,0) enquanto o canto inferior direito tem as coordenadas (1200,400)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 Sendo assim, quando menor for o valor da coluna “posição d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personagem”, mais alto 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personagem é representad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no ecrã.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Além disso, a função "</w:t>
      </w:r>
      <w:proofErr w:type="spellStart"/>
      <w:proofErr w:type="gramStart"/>
      <w:r w:rsidR="00D10220"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draw</w:t>
      </w:r>
      <w:proofErr w:type="spellEnd"/>
      <w:r w:rsidR="00D10220"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(</w:t>
      </w:r>
      <w:proofErr w:type="gramEnd"/>
      <w:r w:rsidR="00D10220"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)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" é chamada a cada </w:t>
      </w:r>
      <w:proofErr w:type="spellStart"/>
      <w:r w:rsidR="004C10A6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frame</w:t>
      </w:r>
      <w:proofErr w:type="spellEnd"/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do jogo, o que garante que 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personagem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seja 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renderizad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a”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 as mudanças de posição e altura. A função também verifica se 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personagem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está no chão ou no ar, e muda a imagem d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personagem para representar</w:t>
      </w:r>
      <w:r w:rsidR="004C10A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</w:t>
      </w:r>
      <w:r w:rsidR="00D1022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sua posição. </w:t>
      </w:r>
    </w:p>
    <w:p w14:paraId="24C2B3CB" w14:textId="7169F94D" w:rsidR="00833125" w:rsidRPr="00CE1BC4" w:rsidRDefault="007332A2" w:rsidP="00F81BED">
      <w:pPr>
        <w:pStyle w:val="Ttulo2"/>
        <w:spacing w:line="36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bookmarkStart w:id="24" w:name="_Toc129548196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3.6</w:t>
      </w:r>
      <w:r w:rsidR="00EB76A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– </w:t>
      </w:r>
      <w:r w:rsidR="00CC4176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Colisões</w:t>
      </w:r>
      <w:r w:rsidR="00EB76A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bookmarkEnd w:id="24"/>
    </w:p>
    <w:p w14:paraId="3D3D577B" w14:textId="3A7E44BA" w:rsidR="00524380" w:rsidRPr="00CE1BC4" w:rsidRDefault="00524380" w:rsidP="005E17B2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As colisões são a base do “</w:t>
      </w:r>
      <w:r w:rsidR="00CE1BC4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K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eep </w:t>
      </w:r>
      <w:r w:rsidR="00CE1BC4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M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oving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”. Esta é a única forma de perder o jogo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assim sendo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mere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eu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bastante atenção por parte da equipa. No entanto, é aqui que entra a grande vantagem de utilizar uma biblioteca como o </w:t>
      </w:r>
      <w:proofErr w:type="spellStart"/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</w:t>
      </w:r>
      <w:proofErr w:type="spellStart"/>
      <w:r w:rsidR="00CE1BC4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ygame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já </w:t>
      </w:r>
      <w:r w:rsidR="00B10C29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inclui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uma função dedicada a este problema, que é a função </w:t>
      </w:r>
      <w:proofErr w:type="gramStart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pygame.sprite</w:t>
      </w:r>
      <w:proofErr w:type="gramEnd"/>
      <w:r w:rsidRPr="00CE1BC4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.collide_mask()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</w:t>
      </w:r>
      <w:r w:rsidR="00CE1BC4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Esta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função</w:t>
      </w:r>
      <w:r w:rsidR="00CE1BC4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é usada para detetar colisões entre </w:t>
      </w:r>
      <w:proofErr w:type="spellStart"/>
      <w:r w:rsidR="00B10C29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prites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 base nas suas máscaras de bits. Ela retorna </w:t>
      </w:r>
      <w:r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True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se houver uma colisão entre as máscaras de dois </w:t>
      </w:r>
      <w:proofErr w:type="spellStart"/>
      <w:r w:rsidR="00B10C29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prites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 </w:t>
      </w:r>
      <w:r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False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caso contrário.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máscara de bits é uma imagem a preto e branco que representa a forma de um </w:t>
      </w:r>
      <w:r w:rsidR="00B10C29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prite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</w:t>
      </w:r>
    </w:p>
    <w:p w14:paraId="634A2990" w14:textId="621FE80F" w:rsidR="00524380" w:rsidRPr="00CE1BC4" w:rsidRDefault="00524380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 xml:space="preserve">Ao usar a função </w:t>
      </w:r>
      <w:proofErr w:type="spellStart"/>
      <w:proofErr w:type="gramStart"/>
      <w:r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pygame.sprite</w:t>
      </w:r>
      <w:proofErr w:type="gramEnd"/>
      <w:r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.collide_mask</w:t>
      </w:r>
      <w:proofErr w:type="spellEnd"/>
      <w:r w:rsidRPr="00B10C29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()</w:t>
      </w:r>
      <w:r w:rsidR="00B10C2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</w:t>
      </w:r>
      <w:proofErr w:type="spellStart"/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compara as máscaras de bits de dois </w:t>
      </w:r>
      <w:proofErr w:type="spellStart"/>
      <w:r w:rsidR="00B10C29"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</w:t>
      </w:r>
      <w:r w:rsidRPr="00B10C29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prites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para determinar se há colisão. Isso permite que as colisões sejam detetadas com maior precisão do que usando o método mais comum que é um retângulo delimitador.</w:t>
      </w:r>
    </w:p>
    <w:p w14:paraId="7B32A5AF" w14:textId="191F68FE" w:rsidR="004554C1" w:rsidRPr="00CE1BC4" w:rsidRDefault="001641A5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pPrChange w:id="25" w:author="Patrícia Christine Silva" w:date="2023-03-13T00:10:00Z">
          <w:pPr>
            <w:spacing w:before="120" w:after="120" w:line="360" w:lineRule="auto"/>
            <w:jc w:val="both"/>
          </w:pPr>
        </w:pPrChange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equipa estava ciente de </w:t>
      </w:r>
      <w:r w:rsidR="0052438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que o uso da máscara de bits tende a ser computacionalmente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mais</w:t>
      </w:r>
      <w:r w:rsidR="0052438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intensivo, no entanto no jogo em causa, não existe uma quantidade significativa de </w:t>
      </w:r>
      <w:proofErr w:type="spellStart"/>
      <w:r w:rsidR="00B10C29" w:rsidRPr="00325A8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</w:t>
      </w:r>
      <w:r w:rsidR="00524380" w:rsidRPr="00325A8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prites</w:t>
      </w:r>
      <w:proofErr w:type="spellEnd"/>
      <w:r w:rsidR="00524380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em cena que seja relevante para esta condição. </w:t>
      </w:r>
    </w:p>
    <w:p w14:paraId="35E1F7F4" w14:textId="27EAAE71" w:rsidR="00CE1BC4" w:rsidRPr="00CE1BC4" w:rsidRDefault="007332A2" w:rsidP="00EB76A8">
      <w:pPr>
        <w:pStyle w:val="Ttulo2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bookmarkStart w:id="26" w:name="_Toc129548197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3.7</w:t>
      </w:r>
      <w:r w:rsidR="00EB76A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– </w:t>
      </w:r>
      <w:r w:rsidR="00CE1BC4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Fundo e chão infinitos</w:t>
      </w:r>
      <w:r w:rsidR="00EB76A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  <w:bookmarkEnd w:id="26"/>
    </w:p>
    <w:p w14:paraId="37D932B1" w14:textId="650B8E72" w:rsidR="001641A5" w:rsidRPr="00CE1BC4" w:rsidRDefault="001641A5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Tendo o jogo “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K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eep 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M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oving” como </w:t>
      </w:r>
      <w:r w:rsidR="00325A8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princípio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 conceito de jogo sem fim (“</w:t>
      </w:r>
      <w:proofErr w:type="spellStart"/>
      <w:r w:rsidR="00325A8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ndless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proofErr w:type="spellStart"/>
      <w:r w:rsidR="00325A8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R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unner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”)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era necessário que o cenário do jogo também fosse virtualmente sem fim, ou que pelo menos criasse </w:t>
      </w:r>
      <w:r w:rsidR="005E17B2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esse efeito. </w:t>
      </w:r>
    </w:p>
    <w:p w14:paraId="2DAC7B43" w14:textId="5F21C53F" w:rsidR="00EA2DCE" w:rsidRPr="00CE1BC4" w:rsidRDefault="00325A8E" w:rsidP="00A477F9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fundo do jogo </w:t>
      </w:r>
      <w:r w:rsidR="001641A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e 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</w:t>
      </w:r>
      <w:r w:rsidR="001641A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chão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são os elementos </w:t>
      </w:r>
      <w:r w:rsidR="001641A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que criam a ilusão de movimento e velocidade do jogo,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assim sendo, </w:t>
      </w:r>
      <w:r w:rsidR="001641A5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este ponto mereceu bastante atenção por parte da equipa.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Para que esta ilusão 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fosse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criada, o chão e o fundo do jogo precis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avam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movimentar-se da direita para a esquerda.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Este movimento é criado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atualizando a posição das imagens subtraindo a velocidade desejada (em </w:t>
      </w:r>
      <w:proofErr w:type="spellStart"/>
      <w:r w:rsidR="00EA2DCE" w:rsidRPr="00325A8E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frames</w:t>
      </w:r>
      <w:proofErr w:type="spellEnd"/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) à posição no eixo do x.</w:t>
      </w:r>
    </w:p>
    <w:p w14:paraId="5F2F87A4" w14:textId="64B6A2A5" w:rsidR="004B19D8" w:rsidRPr="00CE1BC4" w:rsidRDefault="001641A5" w:rsidP="00A477F9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Numa abordagem superficial ao problema poderíamos pensar em apenas uma imagem grande o suficiente que 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para que, durante o jogo, ela nunca terminasse,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no entanto não seria infinito e não foi a solução adotada.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EA2DCE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equipa sabia que a solução seria a escolha de uma imagem que, quando impressa lado a lado com uma imagem igual, criasse a ilusão de continuidade. </w:t>
      </w:r>
      <w:r w:rsidR="004B19D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No entanto, numa primeira implementação, devido aos incrementos de velocidade, esta solução mostrou-se fraca e pouco consistente. Desta a equipa foi em busca da solução seguinte e final que 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se resumiu em: </w:t>
      </w:r>
    </w:p>
    <w:p w14:paraId="531895AB" w14:textId="52793C48" w:rsidR="004B19D8" w:rsidRPr="00F81BED" w:rsidRDefault="004B19D8" w:rsidP="00F81BED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Criar uma variável que verificasse a largura da imagem</w:t>
      </w:r>
      <w:r w:rsidR="00325A8E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;</w:t>
      </w:r>
    </w:p>
    <w:p w14:paraId="38B5D40A" w14:textId="3A257B99" w:rsidR="004B19D8" w:rsidRPr="00F81BED" w:rsidRDefault="004B19D8" w:rsidP="00F81BED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Dividir a largura do ecrã por essa variável e somar 1. Esta soma de mais uma unidade garante que não existe nenhum momento </w:t>
      </w:r>
      <w:r w:rsidR="00325A8E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em que o</w:t>
      </w:r>
      <w:r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ecrã fique sem fundo.</w:t>
      </w:r>
    </w:p>
    <w:p w14:paraId="0A1941B5" w14:textId="4D8A8A2E" w:rsidR="004B19D8" w:rsidRPr="00F81BED" w:rsidRDefault="006A32AC" w:rsidP="00F81BED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</w:t>
      </w:r>
      <w:r w:rsidR="004B19D8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mprimir as imagens de forma sequencial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4B19D8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usando a </w:t>
      </w:r>
      <w:r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sua </w:t>
      </w:r>
      <w:r w:rsidR="004B19D8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posição 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horizontal e criando a ilusão de movimento subtraindo uma </w:t>
      </w:r>
      <w:r w:rsidR="00CE1BC4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variável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</w:t>
      </w:r>
      <w:r w:rsidR="00CE1BC4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variável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B11735" w:rsidRPr="00F81BED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scroll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- que é incrementada a cada </w:t>
      </w:r>
      <w:proofErr w:type="spellStart"/>
      <w:r w:rsidR="00B11735" w:rsidRPr="00F81BED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frame</w:t>
      </w:r>
      <w:proofErr w:type="spellEnd"/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) a essa posição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;</w:t>
      </w:r>
    </w:p>
    <w:p w14:paraId="2A05AE36" w14:textId="42C3026B" w:rsidR="00B11735" w:rsidRPr="00F81BED" w:rsidRDefault="00A477F9" w:rsidP="00F81BED">
      <w:pPr>
        <w:pStyle w:val="PargrafodaLista"/>
        <w:numPr>
          <w:ilvl w:val="0"/>
          <w:numId w:val="13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>Garantir que, n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momento em que a primeira imagem está fora dos limites do ecrã, a </w:t>
      </w:r>
      <w:r w:rsidR="00CE1BC4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variável</w:t>
      </w:r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proofErr w:type="spellStart"/>
      <w:r w:rsidR="00B11735" w:rsidRPr="00F81BED">
        <w:rPr>
          <w:rStyle w:val="apple-style-span"/>
          <w:rFonts w:ascii="Times New Roman" w:hAnsi="Times New Roman"/>
          <w:b/>
          <w:bCs/>
          <w:color w:val="000000"/>
          <w:sz w:val="24"/>
          <w:szCs w:val="24"/>
          <w:lang w:val="pt-PT"/>
        </w:rPr>
        <w:t>scroll</w:t>
      </w:r>
      <w:proofErr w:type="spellEnd"/>
      <w:r w:rsidR="00B11735" w:rsidRPr="00F81BED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é inicializada novamente.</w:t>
      </w:r>
    </w:p>
    <w:p w14:paraId="39F46021" w14:textId="316FD9E4" w:rsidR="00B11735" w:rsidRPr="00CE1BC4" w:rsidRDefault="00A477F9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</w:t>
      </w:r>
      <w:r w:rsidR="002F054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imagem abaixo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(Figura x)</w:t>
      </w:r>
      <w:r w:rsidR="002F054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,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ilustra o comportamento descrito anteriormente.</w:t>
      </w:r>
      <w:r w:rsidR="002F054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Ao usar este método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</w:t>
      </w:r>
      <w:r w:rsidR="002F0542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garantimos que o jogo apenas carrega a quantidade mínima necessária de imagens para que o fundo e chão criem a ilusão pretendida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</w:t>
      </w:r>
    </w:p>
    <w:p w14:paraId="489E544B" w14:textId="4D836CB8" w:rsidR="004554C1" w:rsidRPr="00CE1BC4" w:rsidRDefault="007F6F2F" w:rsidP="003C7C60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Fonts w:ascii="Times New Roman" w:hAnsi="Times New Roman"/>
          <w:noProof/>
          <w:color w:val="000000"/>
          <w:sz w:val="24"/>
          <w:szCs w:val="24"/>
          <w:lang w:val="pt-PT"/>
        </w:rPr>
        <w:drawing>
          <wp:inline distT="0" distB="0" distL="0" distR="0" wp14:anchorId="45EEB831" wp14:editId="4DD1D4E2">
            <wp:extent cx="5398838" cy="1560353"/>
            <wp:effectExtent l="0" t="0" r="0" b="0"/>
            <wp:docPr id="5" name="Imagem 5" descr="Uma imagem com ecrã, escuro, pla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ecrã, escuro, plano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45" b="23447"/>
                    <a:stretch/>
                  </pic:blipFill>
                  <pic:spPr bwMode="auto">
                    <a:xfrm>
                      <a:off x="0" y="0"/>
                      <a:ext cx="5400040" cy="156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710AB" w14:textId="34DDE3EF" w:rsidR="00EB76A8" w:rsidRPr="007277E7" w:rsidRDefault="007332A2" w:rsidP="00F81BED">
      <w:pPr>
        <w:pStyle w:val="Ttulo2"/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bookmarkStart w:id="27" w:name="_Toc129548198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3.8</w:t>
      </w:r>
      <w:r w:rsidR="00EB76A8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– </w:t>
      </w:r>
      <w:bookmarkEnd w:id="27"/>
      <w:r w:rsidR="007277E7" w:rsidRP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Artificial </w:t>
      </w:r>
      <w:proofErr w:type="spellStart"/>
      <w:r w:rsidR="007277E7" w:rsidRP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intelligence</w:t>
      </w:r>
      <w:proofErr w:type="spellEnd"/>
      <w:r w:rsid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(AI)</w:t>
      </w:r>
    </w:p>
    <w:p w14:paraId="3E91D730" w14:textId="653A8795" w:rsidR="00F11D01" w:rsidRDefault="00F11D01" w:rsidP="00A477F9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Neste projeto </w:t>
      </w:r>
      <w:r w:rsidR="00581308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foram introduzidas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três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diferentes instâncias da </w:t>
      </w:r>
      <w:r w:rsidR="007277E7" w:rsidRPr="007277E7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Artificial </w:t>
      </w:r>
      <w:proofErr w:type="spellStart"/>
      <w:r w:rsidR="007277E7" w:rsidRPr="007277E7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intelligence</w:t>
      </w:r>
      <w:proofErr w:type="spellEnd"/>
      <w:r w:rsidR="007277E7" w:rsidRP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(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AI</w:t>
      </w:r>
      <w:r w:rsidR="007277E7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)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uma para cada uma das dificuldades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definidas, nomeadamente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Fácil, Médio e Difícil.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É importante saber qual as variáveis associadas à AI, para melhor compreender como funciona.   </w:t>
      </w:r>
    </w:p>
    <w:p w14:paraId="7BF91710" w14:textId="77777777" w:rsidR="00F11D01" w:rsidRDefault="00F11D01" w:rsidP="00F11D01">
      <w:pPr>
        <w:spacing w:after="0" w:line="240" w:lineRule="auto"/>
        <w:jc w:val="center"/>
        <w:rPr>
          <w:rStyle w:val="apple-style-span"/>
          <w:rFonts w:ascii="Consolas" w:hAnsi="Consolas"/>
          <w:color w:val="548DD4" w:themeColor="text2" w:themeTint="99"/>
          <w:sz w:val="24"/>
          <w:szCs w:val="24"/>
          <w:lang w:val="pt-PT"/>
        </w:rPr>
      </w:pPr>
    </w:p>
    <w:p w14:paraId="1DF6BDB8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.x -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rabbit_</w:t>
      </w:r>
      <w:proofErr w:type="gramStart"/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proofErr w:type="gramEnd"/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.x</w:t>
      </w:r>
    </w:p>
    <w:p w14:paraId="1DD90DE5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(</w:t>
      </w:r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75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+(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counter_player_2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/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20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)))</w:t>
      </w:r>
    </w:p>
    <w:p w14:paraId="2AF6B9B3" w14:textId="77777777" w:rsidR="00F11D01" w:rsidRPr="008A7FCF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8A7FCF">
        <w:rPr>
          <w:rFonts w:ascii="Consolas" w:eastAsia="Times New Roman" w:hAnsi="Consolas"/>
          <w:color w:val="C586C0"/>
          <w:sz w:val="21"/>
          <w:szCs w:val="21"/>
          <w:lang w:val="pt-PT" w:eastAsia="pt-PT"/>
        </w:rPr>
        <w:t>if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dx</w:t>
      </w:r>
      <w:proofErr w:type="spell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&lt;= 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(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fudge</w:t>
      </w:r>
      <w:proofErr w:type="spellEnd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)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:</w:t>
      </w:r>
    </w:p>
    <w:p w14:paraId="563EC1A5" w14:textId="77777777" w:rsidR="00F11D01" w:rsidRPr="008A7FCF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bookmarkStart w:id="28" w:name="_Hlk129538211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jump2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</w:t>
      </w:r>
      <w:r w:rsidRPr="008A7FCF">
        <w:rPr>
          <w:rFonts w:ascii="Consolas" w:eastAsia="Times New Roman" w:hAnsi="Consolas"/>
          <w:color w:val="569CD6"/>
          <w:sz w:val="21"/>
          <w:szCs w:val="21"/>
          <w:lang w:val="pt-PT" w:eastAsia="pt-PT"/>
        </w:rPr>
        <w:t>True</w:t>
      </w:r>
      <w:bookmarkEnd w:id="28"/>
    </w:p>
    <w:p w14:paraId="4097CAEE" w14:textId="77777777" w:rsidR="00F11D01" w:rsidRDefault="00F11D01" w:rsidP="00F11D01">
      <w:pPr>
        <w:spacing w:after="0" w:line="240" w:lineRule="auto"/>
        <w:jc w:val="center"/>
        <w:rPr>
          <w:rStyle w:val="apple-style-span"/>
          <w:rFonts w:ascii="Consolas" w:hAnsi="Consolas"/>
          <w:color w:val="000000"/>
          <w:sz w:val="24"/>
          <w:szCs w:val="24"/>
          <w:lang w:val="pt-PT"/>
        </w:rPr>
      </w:pPr>
    </w:p>
    <w:p w14:paraId="1A50ED32" w14:textId="77777777" w:rsidR="00F11D01" w:rsidRDefault="00F11D01" w:rsidP="00F11D01">
      <w:pPr>
        <w:spacing w:after="0" w:line="240" w:lineRule="auto"/>
        <w:jc w:val="center"/>
        <w:rPr>
          <w:rStyle w:val="apple-style-span"/>
          <w:rFonts w:ascii="Consolas" w:hAnsi="Consolas"/>
          <w:color w:val="000000"/>
          <w:sz w:val="24"/>
          <w:szCs w:val="24"/>
          <w:lang w:val="pt-PT"/>
        </w:rPr>
      </w:pPr>
    </w:p>
    <w:p w14:paraId="2DA85DBF" w14:textId="77777777" w:rsidR="00F11D01" w:rsidRPr="001E6269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 código acima atribui a “</w:t>
      </w:r>
      <w:r w:rsidRPr="001E6269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dx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o resultado da subtração do valor da posição do obstáculo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(</w:t>
      </w:r>
      <w:r w:rsidRPr="001E6269">
        <w:rPr>
          <w:rStyle w:val="apple-style-span"/>
          <w:rFonts w:ascii="Times New Roman" w:hAnsi="Times New Roman"/>
          <w:color w:val="000000" w:themeColor="text1"/>
          <w:sz w:val="24"/>
          <w:szCs w:val="24"/>
          <w:lang w:val="pt-PT"/>
        </w:rPr>
        <w:t>“</w:t>
      </w:r>
      <w:r w:rsidRPr="001E6269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obstacles2</w:t>
      </w:r>
      <w:r w:rsidRPr="008A7FCF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.rect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.x”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)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no eixo horizontal (0 sendo o limite esquerdo da janela do jogo) e a posição do coelho no mesmo eixo (valor fixo de 50). </w:t>
      </w:r>
    </w:p>
    <w:p w14:paraId="2F214646" w14:textId="77777777" w:rsidR="00F11D01" w:rsidRPr="001E6269" w:rsidRDefault="00F11D01" w:rsidP="007332A2">
      <w:pPr>
        <w:spacing w:after="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2A91B5C3" w14:textId="77777777" w:rsidR="00F11D01" w:rsidRDefault="00F11D01" w:rsidP="00F81BED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val="pt-PT"/>
        </w:rPr>
      </w:pP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De seguida </w:t>
      </w:r>
      <w:r w:rsidRPr="001E6269">
        <w:rPr>
          <w:rFonts w:ascii="Times New Roman" w:hAnsi="Times New Roman"/>
          <w:color w:val="000000"/>
          <w:sz w:val="24"/>
          <w:szCs w:val="24"/>
          <w:lang w:val="pt-PT"/>
        </w:rPr>
        <w:t xml:space="preserve">vemos uma das atribuições de 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1E6269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”, onde utilizamos o valor para limitar a distância máxima onde o obstáculo terá de estar para o coelho saltar com as linhas de código: “</w:t>
      </w:r>
      <w:r w:rsidRPr="00487588">
        <w:rPr>
          <w:rFonts w:ascii="Times New Roman" w:hAnsi="Times New Roman"/>
          <w:color w:val="FF66FF"/>
          <w:sz w:val="24"/>
          <w:szCs w:val="24"/>
          <w:lang w:val="pt-PT"/>
        </w:rPr>
        <w:t>if</w:t>
      </w:r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proofErr w:type="spellStart"/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dx</w:t>
      </w:r>
      <w:proofErr w:type="spellEnd"/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 xml:space="preserve"> &lt;= </w:t>
      </w:r>
      <w:r w:rsidRPr="00487588">
        <w:rPr>
          <w:rFonts w:ascii="Times New Roman" w:hAnsi="Times New Roman"/>
          <w:color w:val="FFCC00"/>
          <w:sz w:val="24"/>
          <w:szCs w:val="24"/>
          <w:lang w:val="pt-PT"/>
        </w:rPr>
        <w:t>(</w:t>
      </w:r>
      <w:proofErr w:type="spellStart"/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 w:rsidRPr="00487588">
        <w:rPr>
          <w:rFonts w:ascii="Times New Roman" w:hAnsi="Times New Roman"/>
          <w:color w:val="FFCC00"/>
          <w:sz w:val="24"/>
          <w:szCs w:val="24"/>
          <w:lang w:val="pt-PT"/>
        </w:rPr>
        <w:t>)</w:t>
      </w:r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>:</w:t>
      </w:r>
      <w:r w:rsidRPr="001E6269">
        <w:rPr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jump2</w:t>
      </w:r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 xml:space="preserve"> = </w:t>
      </w:r>
      <w:r w:rsidRPr="00487588">
        <w:rPr>
          <w:rFonts w:ascii="Times New Roman" w:hAnsi="Times New Roman"/>
          <w:color w:val="0066FF"/>
          <w:sz w:val="24"/>
          <w:szCs w:val="24"/>
          <w:lang w:val="pt-PT"/>
        </w:rPr>
        <w:t>True</w:t>
      </w:r>
      <w:r w:rsidRPr="001E6269">
        <w:rPr>
          <w:rFonts w:ascii="Times New Roman" w:hAnsi="Times New Roman"/>
          <w:sz w:val="24"/>
          <w:szCs w:val="24"/>
          <w:lang w:val="pt-PT"/>
        </w:rPr>
        <w:t>”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Na atribuição acima mencionada, o 75 indica a distância base para o salto (tendo em conta que a variável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Pr="001E6269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counter_player_2</w:t>
      </w:r>
      <w:r w:rsidRPr="001E6269">
        <w:rPr>
          <w:rFonts w:ascii="Times New Roman" w:hAnsi="Times New Roman"/>
          <w:sz w:val="24"/>
          <w:szCs w:val="24"/>
          <w:lang w:val="pt-PT"/>
        </w:rPr>
        <w:t xml:space="preserve">” começa com o valor de 0). </w:t>
      </w:r>
    </w:p>
    <w:p w14:paraId="175FDC8F" w14:textId="539D1DAF" w:rsidR="007332A2" w:rsidRPr="001E6269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Fonts w:ascii="Times New Roman" w:hAnsi="Times New Roman"/>
          <w:sz w:val="24"/>
          <w:szCs w:val="24"/>
          <w:lang w:val="pt-PT"/>
        </w:rPr>
        <w:lastRenderedPageBreak/>
        <w:t>Segue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um exemplo de valores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de 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Pr="001E6269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dx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em uma instância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</w:t>
      </w:r>
      <w:r w:rsidRPr="001E626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o jogo enquanto temos um obstáculo a 750px do limite esquerdo da janela: </w:t>
      </w:r>
    </w:p>
    <w:p w14:paraId="3D77C1AF" w14:textId="77777777" w:rsidR="00F11D01" w:rsidRPr="008A7FCF" w:rsidRDefault="00F11D01" w:rsidP="00F11D01">
      <w:pPr>
        <w:shd w:val="clear" w:color="auto" w:fill="1E1E1E"/>
        <w:tabs>
          <w:tab w:val="left" w:pos="1418"/>
        </w:tabs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dx</w:t>
      </w:r>
      <w:proofErr w:type="spell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obstacles2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.rect.x - 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rabbit_</w:t>
      </w:r>
      <w:proofErr w:type="gram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2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.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rect</w:t>
      </w:r>
      <w:proofErr w:type="gram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.x</w:t>
      </w:r>
    </w:p>
    <w:p w14:paraId="364E23FA" w14:textId="77777777" w:rsidR="00F11D01" w:rsidRPr="008A7FCF" w:rsidRDefault="00F11D01" w:rsidP="00F11D01">
      <w:pPr>
        <w:spacing w:after="0"/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</w:pPr>
      <w:r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 xml:space="preserve">            </w:t>
      </w:r>
      <w:r w:rsidRPr="008A7FCF"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>dx</w:t>
      </w:r>
      <w:r w:rsidRPr="008A7FCF">
        <w:rPr>
          <w:rStyle w:val="apple-style-span"/>
          <w:rFonts w:ascii="Consolas" w:hAnsi="Consolas"/>
          <w:color w:val="000000"/>
          <w:sz w:val="21"/>
          <w:szCs w:val="21"/>
          <w:lang w:val="pt-PT"/>
        </w:rPr>
        <w:t xml:space="preserve"> = </w:t>
      </w:r>
      <w:r w:rsidRPr="008A7FCF"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>750</w:t>
      </w:r>
      <w:r w:rsidRPr="008A7FCF">
        <w:rPr>
          <w:rStyle w:val="apple-style-span"/>
          <w:rFonts w:ascii="Consolas" w:hAnsi="Consolas"/>
          <w:color w:val="000000"/>
          <w:sz w:val="21"/>
          <w:szCs w:val="21"/>
          <w:lang w:val="pt-PT"/>
        </w:rPr>
        <w:t xml:space="preserve"> - </w:t>
      </w:r>
      <w:r w:rsidRPr="008A7FCF"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>50</w:t>
      </w:r>
    </w:p>
    <w:p w14:paraId="6EC6F9A5" w14:textId="1A5CB49C" w:rsidR="00F11D01" w:rsidRPr="008A7FCF" w:rsidRDefault="00F11D01" w:rsidP="00F11D01">
      <w:pPr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</w:pPr>
      <w:bookmarkStart w:id="29" w:name="_Hlk129531608"/>
      <w:r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 xml:space="preserve">            </w:t>
      </w:r>
      <w:r w:rsidRPr="008A7FCF"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>dx</w:t>
      </w:r>
      <w:bookmarkEnd w:id="29"/>
      <w:r w:rsidRPr="008A7FCF">
        <w:rPr>
          <w:rStyle w:val="apple-style-span"/>
          <w:rFonts w:ascii="Consolas" w:hAnsi="Consolas"/>
          <w:color w:val="000000"/>
          <w:sz w:val="21"/>
          <w:szCs w:val="21"/>
          <w:lang w:val="pt-PT"/>
        </w:rPr>
        <w:t xml:space="preserve"> = </w:t>
      </w:r>
      <w:r w:rsidRPr="008A7FCF">
        <w:rPr>
          <w:rStyle w:val="apple-style-span"/>
          <w:rFonts w:ascii="Consolas" w:hAnsi="Consolas"/>
          <w:color w:val="548DD4" w:themeColor="text2" w:themeTint="99"/>
          <w:sz w:val="21"/>
          <w:szCs w:val="21"/>
          <w:lang w:val="pt-PT"/>
        </w:rPr>
        <w:t>700</w:t>
      </w:r>
    </w:p>
    <w:p w14:paraId="62642840" w14:textId="77777777" w:rsidR="00F11D01" w:rsidRDefault="00F11D01" w:rsidP="00F11D01">
      <w:pPr>
        <w:spacing w:after="0" w:line="240" w:lineRule="auto"/>
        <w:jc w:val="center"/>
        <w:rPr>
          <w:rStyle w:val="apple-style-span"/>
          <w:rFonts w:ascii="Consolas" w:hAnsi="Consolas"/>
          <w:color w:val="548DD4" w:themeColor="text2" w:themeTint="99"/>
          <w:sz w:val="24"/>
          <w:szCs w:val="24"/>
          <w:lang w:val="pt-PT"/>
        </w:rPr>
      </w:pPr>
    </w:p>
    <w:p w14:paraId="3768FC16" w14:textId="77777777" w:rsidR="00F11D01" w:rsidRDefault="00F11D01" w:rsidP="00F11D01">
      <w:pPr>
        <w:spacing w:after="0" w:line="240" w:lineRule="auto"/>
        <w:rPr>
          <w:rStyle w:val="apple-style-span"/>
          <w:rFonts w:ascii="Consolas" w:hAnsi="Consolas"/>
          <w:color w:val="000000"/>
          <w:sz w:val="24"/>
          <w:szCs w:val="24"/>
          <w:lang w:val="pt-PT"/>
        </w:rPr>
      </w:pPr>
    </w:p>
    <w:p w14:paraId="519BB3DB" w14:textId="4D88A435" w:rsidR="00F11D01" w:rsidRDefault="00F11D01" w:rsidP="00F81BED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variável “</w:t>
      </w:r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dx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será sempre o valor da distância em pixéis entre o coelho e os obstáculos. Agora precisamos de algo que faça com que o coelho salte quando o obstáculo está na posição certa, e para isso serve 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”, que é o </w:t>
      </w:r>
      <w:r w:rsidRPr="001E6269">
        <w:rPr>
          <w:rFonts w:ascii="Times New Roman" w:hAnsi="Times New Roman"/>
          <w:color w:val="009999"/>
          <w:sz w:val="24"/>
          <w:szCs w:val="24"/>
          <w:lang w:val="pt-PT"/>
        </w:rPr>
        <w:t>int</w:t>
      </w:r>
      <w:r>
        <w:rPr>
          <w:rFonts w:ascii="Times New Roman" w:hAnsi="Times New Roman"/>
          <w:color w:val="009999"/>
          <w:sz w:val="24"/>
          <w:szCs w:val="24"/>
          <w:lang w:val="pt-PT"/>
        </w:rPr>
        <w:t xml:space="preserve"> </w:t>
      </w:r>
      <w:r w:rsidRPr="006963A8">
        <w:rPr>
          <w:rFonts w:ascii="Times New Roman" w:hAnsi="Times New Roman"/>
          <w:sz w:val="24"/>
          <w:szCs w:val="24"/>
          <w:lang w:val="pt-PT"/>
        </w:rPr>
        <w:t xml:space="preserve">(número inteiro)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da soma de um valor inteiro com o valor da variável “</w:t>
      </w:r>
      <w:r w:rsidRPr="00597089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counter_player_2</w:t>
      </w:r>
      <w:r w:rsidRPr="00597089">
        <w:rPr>
          <w:rFonts w:ascii="Times New Roman" w:hAnsi="Times New Roman"/>
          <w:sz w:val="24"/>
          <w:szCs w:val="24"/>
          <w:lang w:val="pt-PT"/>
        </w:rPr>
        <w:t>”</w:t>
      </w:r>
      <w:r>
        <w:rPr>
          <w:rFonts w:ascii="Times New Roman" w:hAnsi="Times New Roman"/>
          <w:sz w:val="24"/>
          <w:szCs w:val="24"/>
          <w:lang w:val="pt-PT"/>
        </w:rPr>
        <w:t xml:space="preserve"> dividido por um valor inteiro.</w:t>
      </w:r>
    </w:p>
    <w:p w14:paraId="5D4FA68F" w14:textId="77777777" w:rsidR="00F11D01" w:rsidRDefault="00F11D01" w:rsidP="00F11D01">
      <w:pPr>
        <w:spacing w:after="0" w:line="240" w:lineRule="auto"/>
        <w:rPr>
          <w:rFonts w:ascii="Times New Roman" w:hAnsi="Times New Roman"/>
          <w:sz w:val="24"/>
          <w:szCs w:val="24"/>
          <w:lang w:val="pt-PT"/>
        </w:rPr>
      </w:pPr>
    </w:p>
    <w:p w14:paraId="53B59929" w14:textId="77777777" w:rsidR="00F11D01" w:rsidRDefault="00F11D01" w:rsidP="00F11D01">
      <w:pPr>
        <w:spacing w:after="0" w:line="240" w:lineRule="auto"/>
        <w:rPr>
          <w:rFonts w:ascii="Times New Roman" w:hAnsi="Times New Roman"/>
          <w:sz w:val="24"/>
          <w:szCs w:val="24"/>
          <w:lang w:val="pt-PT"/>
        </w:rPr>
      </w:pPr>
      <w:r>
        <w:rPr>
          <w:rFonts w:ascii="Times New Roman" w:hAnsi="Times New Roman"/>
          <w:sz w:val="24"/>
          <w:szCs w:val="24"/>
          <w:lang w:val="pt-PT"/>
        </w:rPr>
        <w:tab/>
      </w:r>
    </w:p>
    <w:p w14:paraId="78C1923B" w14:textId="77777777" w:rsidR="00F11D01" w:rsidRPr="008A7FCF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fudge</w:t>
      </w:r>
      <w:proofErr w:type="spell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(</w:t>
      </w:r>
      <w:proofErr w:type="spellStart"/>
      <w:r w:rsidRPr="008A7FCF">
        <w:rPr>
          <w:rFonts w:ascii="Consolas" w:eastAsia="Times New Roman" w:hAnsi="Consolas"/>
          <w:color w:val="4EC9B0"/>
          <w:sz w:val="21"/>
          <w:szCs w:val="21"/>
          <w:lang w:val="pt-PT" w:eastAsia="pt-PT"/>
        </w:rPr>
        <w:t>int</w:t>
      </w:r>
      <w:proofErr w:type="spell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(</w:t>
      </w:r>
      <w:r w:rsidRPr="008A7FCF">
        <w:rPr>
          <w:rFonts w:ascii="Consolas" w:eastAsia="Times New Roman" w:hAnsi="Consolas"/>
          <w:color w:val="B5CEA8"/>
          <w:sz w:val="21"/>
          <w:szCs w:val="21"/>
          <w:lang w:val="pt-PT" w:eastAsia="pt-PT"/>
        </w:rPr>
        <w:t>75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+(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counter_player_2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/</w:t>
      </w:r>
      <w:r w:rsidRPr="008A7FCF">
        <w:rPr>
          <w:rFonts w:ascii="Consolas" w:eastAsia="Times New Roman" w:hAnsi="Consolas"/>
          <w:color w:val="B5CEA8"/>
          <w:sz w:val="21"/>
          <w:szCs w:val="21"/>
          <w:lang w:val="pt-PT" w:eastAsia="pt-PT"/>
        </w:rPr>
        <w:t>20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)))</w:t>
      </w:r>
    </w:p>
    <w:p w14:paraId="3513E78E" w14:textId="77777777" w:rsidR="00F11D01" w:rsidRDefault="00F11D01" w:rsidP="00F11D01">
      <w:pPr>
        <w:spacing w:after="0" w:line="240" w:lineRule="auto"/>
        <w:rPr>
          <w:rFonts w:ascii="Times New Roman" w:hAnsi="Times New Roman"/>
          <w:sz w:val="24"/>
          <w:szCs w:val="24"/>
          <w:lang w:val="pt-PT"/>
        </w:rPr>
      </w:pPr>
    </w:p>
    <w:p w14:paraId="57A711D2" w14:textId="77777777" w:rsidR="00F11D01" w:rsidRDefault="00F11D01" w:rsidP="00F11D01">
      <w:pPr>
        <w:spacing w:after="0" w:line="240" w:lineRule="auto"/>
        <w:rPr>
          <w:rFonts w:ascii="Times New Roman" w:hAnsi="Times New Roman"/>
          <w:sz w:val="24"/>
          <w:szCs w:val="24"/>
          <w:lang w:val="pt-PT"/>
        </w:rPr>
      </w:pPr>
    </w:p>
    <w:p w14:paraId="3F6379F5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variável “</w:t>
      </w:r>
      <w:r w:rsidRPr="00597089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counter_player_2</w:t>
      </w:r>
      <w:r w:rsidRPr="00597089">
        <w:rPr>
          <w:rFonts w:ascii="Times New Roman" w:hAnsi="Times New Roman"/>
          <w:sz w:val="24"/>
          <w:szCs w:val="24"/>
          <w:lang w:val="pt-PT"/>
        </w:rPr>
        <w:t>”</w:t>
      </w:r>
      <w:r>
        <w:rPr>
          <w:rFonts w:ascii="Times New Roman" w:hAnsi="Times New Roman"/>
          <w:sz w:val="24"/>
          <w:szCs w:val="24"/>
          <w:lang w:val="pt-PT"/>
        </w:rPr>
        <w:t xml:space="preserve"> é utilizada para calcular a pontuação do Jogador 2, logo, com o decorrer do jogo assume o valor de 5x a pontuação atual, após ser dividido para assumir valores menores, a variável de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assume esse valor dividido mais 75, que representa o valor inicial de 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”. É importante fazer este cálculo para atribuir um valor dinâmico que seja incrementalmente maior para que conforme a velocidade dos objetos aumente, a distância em que o coelho salta aumente também. </w:t>
      </w:r>
    </w:p>
    <w:p w14:paraId="664A8F95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55733054" w14:textId="77777777" w:rsidR="00F11D01" w:rsidRPr="008A7FCF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r w:rsidRPr="008A7FCF">
        <w:rPr>
          <w:rFonts w:ascii="Consolas" w:eastAsia="Times New Roman" w:hAnsi="Consolas"/>
          <w:color w:val="C586C0"/>
          <w:sz w:val="21"/>
          <w:szCs w:val="21"/>
          <w:lang w:val="pt-PT" w:eastAsia="pt-PT"/>
        </w:rPr>
        <w:t>if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dx</w:t>
      </w:r>
      <w:proofErr w:type="spellEnd"/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&lt;= 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(</w:t>
      </w:r>
      <w:proofErr w:type="spellStart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fudge</w:t>
      </w:r>
      <w:proofErr w:type="spellEnd"/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)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>:</w:t>
      </w:r>
    </w:p>
    <w:p w14:paraId="3F11E141" w14:textId="77777777" w:rsidR="00F11D01" w:rsidRPr="00E77A79" w:rsidRDefault="00F11D01" w:rsidP="00F11D01">
      <w:pPr>
        <w:shd w:val="clear" w:color="auto" w:fill="1E1E1E"/>
        <w:spacing w:after="0" w:line="285" w:lineRule="atLeast"/>
        <w:rPr>
          <w:rStyle w:val="apple-style-span"/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</w:t>
      </w:r>
      <w:r w:rsidRPr="008A7FCF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jump2</w:t>
      </w:r>
      <w:r w:rsidRPr="008A7FCF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</w:t>
      </w:r>
      <w:r w:rsidRPr="008A7FCF">
        <w:rPr>
          <w:rFonts w:ascii="Consolas" w:eastAsia="Times New Roman" w:hAnsi="Consolas"/>
          <w:color w:val="569CD6"/>
          <w:sz w:val="21"/>
          <w:szCs w:val="21"/>
          <w:lang w:val="pt-PT" w:eastAsia="pt-PT"/>
        </w:rPr>
        <w:t>True</w:t>
      </w:r>
    </w:p>
    <w:p w14:paraId="2BFB532E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63B2DA02" w14:textId="0E1052BC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Finalmente, se a afirmação “</w:t>
      </w:r>
      <w:proofErr w:type="spellStart"/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dx</w:t>
      </w:r>
      <w:proofErr w:type="spellEnd"/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 xml:space="preserve"> &lt;= </w:t>
      </w:r>
      <w:r w:rsidRPr="00487588">
        <w:rPr>
          <w:rFonts w:ascii="Times New Roman" w:hAnsi="Times New Roman"/>
          <w:color w:val="FFCC00"/>
          <w:sz w:val="24"/>
          <w:szCs w:val="24"/>
          <w:lang w:val="pt-PT"/>
        </w:rPr>
        <w:t>(</w:t>
      </w:r>
      <w:proofErr w:type="spellStart"/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 w:rsidRPr="00487588">
        <w:rPr>
          <w:rFonts w:ascii="Times New Roman" w:hAnsi="Times New Roman"/>
          <w:color w:val="FFCC00"/>
          <w:sz w:val="24"/>
          <w:szCs w:val="24"/>
          <w:lang w:val="pt-PT"/>
        </w:rPr>
        <w:t>)</w:t>
      </w:r>
      <w:r w:rsidRPr="001D2F52">
        <w:rPr>
          <w:rFonts w:ascii="Times New Roman" w:hAnsi="Times New Roman"/>
          <w:sz w:val="24"/>
          <w:szCs w:val="24"/>
          <w:lang w:val="pt-PT"/>
        </w:rPr>
        <w:t>”</w:t>
      </w:r>
      <w:r>
        <w:rPr>
          <w:rFonts w:ascii="Times New Roman" w:hAnsi="Times New Roman"/>
          <w:sz w:val="24"/>
          <w:szCs w:val="24"/>
          <w:lang w:val="pt-PT"/>
        </w:rPr>
        <w:t xml:space="preserve"> for verdadeira, o coelho salta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Pr="00487588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>jump2</w:t>
      </w:r>
      <w:r w:rsidRPr="00487588">
        <w:rPr>
          <w:rFonts w:ascii="Times New Roman" w:hAnsi="Times New Roman"/>
          <w:color w:val="000000"/>
          <w:sz w:val="24"/>
          <w:szCs w:val="24"/>
          <w:lang w:val="pt-PT"/>
        </w:rPr>
        <w:t xml:space="preserve"> = </w:t>
      </w:r>
      <w:r w:rsidRPr="00487588">
        <w:rPr>
          <w:rFonts w:ascii="Times New Roman" w:hAnsi="Times New Roman"/>
          <w:color w:val="0066FF"/>
          <w:sz w:val="24"/>
          <w:szCs w:val="24"/>
          <w:lang w:val="pt-PT"/>
        </w:rPr>
        <w:t>True</w:t>
      </w:r>
      <w:r w:rsidRPr="00794C8B">
        <w:rPr>
          <w:rFonts w:ascii="Times New Roman" w:hAnsi="Times New Roman"/>
          <w:sz w:val="24"/>
          <w:szCs w:val="24"/>
          <w:lang w:val="pt-PT"/>
        </w:rPr>
        <w:t>”</w:t>
      </w:r>
      <w:r>
        <w:rPr>
          <w:rFonts w:ascii="Times New Roman" w:hAnsi="Times New Roman"/>
          <w:sz w:val="24"/>
          <w:szCs w:val="24"/>
          <w:lang w:val="pt-PT"/>
        </w:rPr>
        <w:t xml:space="preserve"> e com este método, e com alguns ajustes na variável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conseguimos uma AI que tinha potencial para nunca perder, agora restava ajustar as AI’s às dificuldades e as fazer perder na pontuação correspondente. </w:t>
      </w:r>
    </w:p>
    <w:p w14:paraId="5F6277CF" w14:textId="77777777" w:rsidR="00F11D01" w:rsidRDefault="00F11D01" w:rsidP="007332A2">
      <w:pPr>
        <w:spacing w:after="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ab/>
      </w:r>
    </w:p>
    <w:p w14:paraId="5F9B2E6B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ideia que surgiu de imediato foi, em vez de atribuir um valor muito baixo a 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e fazer com que fosse um valor aleatório e não fixo, para a AI perder dentro de intervalos de pontuação, e não em uma pontuação exata.</w:t>
      </w:r>
    </w:p>
    <w:p w14:paraId="5F50A020" w14:textId="77777777" w:rsidR="00F11D01" w:rsidRDefault="00F11D01" w:rsidP="007332A2">
      <w:pPr>
        <w:spacing w:after="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ab/>
      </w:r>
    </w:p>
    <w:p w14:paraId="331BE2FD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lastRenderedPageBreak/>
        <w:t>for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in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obstacles2_group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4FDFC4F3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match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difficulty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56936B3A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case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  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 Difficulty: EASY</w:t>
      </w:r>
    </w:p>
    <w:p w14:paraId="70857ED0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4FC1FF"/>
          <w:sz w:val="21"/>
          <w:szCs w:val="21"/>
          <w:lang w:val="en-US" w:eastAsia="pt-PT"/>
        </w:rPr>
        <w:t>AI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4C5EDD3C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.rect.x -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rabbit_</w:t>
      </w:r>
      <w:proofErr w:type="gramStart"/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proofErr w:type="gramEnd"/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.x</w:t>
      </w:r>
    </w:p>
    <w:p w14:paraId="6E5A2162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(</w:t>
      </w:r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70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+(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counter_player_2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/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80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)))</w:t>
      </w:r>
    </w:p>
    <w:p w14:paraId="12BF9D99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bookmarkStart w:id="30" w:name="_Hlk129541687"/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score_player_2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&gt;=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415</w:t>
      </w:r>
      <w:bookmarkEnd w:id="30"/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 / if fudge &gt;= 96:</w:t>
      </w:r>
    </w:p>
    <w:p w14:paraId="5C0DA6C2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   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proofErr w:type="gramEnd"/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random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uniform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55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,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100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</w:t>
      </w:r>
    </w:p>
    <w:p w14:paraId="12C358D1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score_player_2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&gt;=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500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#TO LOSE (505 MAX SCORE)</w:t>
      </w:r>
    </w:p>
    <w:p w14:paraId="6B32F276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50</w:t>
      </w:r>
    </w:p>
    <w:p w14:paraId="1C8C7CF9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&lt;=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(fudge)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54A329B5" w14:textId="77777777" w:rsidR="00F11D01" w:rsidRPr="00F11D01" w:rsidRDefault="00F11D01" w:rsidP="00F11D01">
      <w:pPr>
        <w:shd w:val="clear" w:color="auto" w:fill="1E1E1E"/>
        <w:spacing w:after="0" w:line="285" w:lineRule="atLeast"/>
        <w:ind w:left="708" w:hanging="708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jump2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569CD6"/>
          <w:sz w:val="21"/>
          <w:szCs w:val="21"/>
          <w:lang w:val="en-US" w:eastAsia="pt-PT"/>
        </w:rPr>
        <w:t>True</w:t>
      </w:r>
    </w:p>
    <w:p w14:paraId="1283E903" w14:textId="77777777" w:rsidR="00F11D01" w:rsidRP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en-US"/>
        </w:rPr>
      </w:pPr>
    </w:p>
    <w:p w14:paraId="698ECCE9" w14:textId="77777777" w:rsidR="00F11D01" w:rsidRDefault="00F11D01" w:rsidP="00F81BE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val="pt-PT" w:eastAsia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Nesta AI apenas temos 2 condições para além das que já vimos acima, uma que indica que quando a pontuação do jogador 2 for acima do 415,</w:t>
      </w:r>
      <w:r w:rsidRPr="00AE4125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(atualmente = 96) passa a ser um numero aleatório entre 55 e 100, como o valor de </w:t>
      </w:r>
      <w:r w:rsidRPr="00E77A79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proofErr w:type="spellStart"/>
      <w:proofErr w:type="gramStart"/>
      <w:r w:rsidRPr="00E77A79">
        <w:rPr>
          <w:rFonts w:ascii="Times New Roman" w:eastAsia="Times New Roman" w:hAnsi="Times New Roman"/>
          <w:color w:val="009999"/>
          <w:sz w:val="24"/>
          <w:szCs w:val="24"/>
          <w:lang w:val="pt-PT" w:eastAsia="pt-PT"/>
        </w:rPr>
        <w:t>random</w:t>
      </w:r>
      <w:r w:rsidRPr="00E77A79">
        <w:rPr>
          <w:rFonts w:ascii="Times New Roman" w:eastAsia="Times New Roman" w:hAnsi="Times New Roman"/>
          <w:sz w:val="24"/>
          <w:szCs w:val="24"/>
          <w:lang w:val="pt-PT" w:eastAsia="pt-PT"/>
        </w:rPr>
        <w:t>.</w:t>
      </w:r>
      <w:r w:rsidRPr="00E77A79">
        <w:rPr>
          <w:rFonts w:ascii="Times New Roman" w:eastAsia="Times New Roman" w:hAnsi="Times New Roman"/>
          <w:color w:val="548DD4" w:themeColor="text2" w:themeTint="99"/>
          <w:sz w:val="24"/>
          <w:szCs w:val="24"/>
          <w:lang w:val="pt-PT" w:eastAsia="pt-PT"/>
        </w:rPr>
        <w:t>uniform</w:t>
      </w:r>
      <w:proofErr w:type="spellEnd"/>
      <w:proofErr w:type="gramEnd"/>
      <w:r w:rsidRPr="00E77A79">
        <w:rPr>
          <w:rFonts w:ascii="Times New Roman" w:eastAsia="Times New Roman" w:hAnsi="Times New Roman"/>
          <w:color w:val="808080" w:themeColor="background1" w:themeShade="80"/>
          <w:sz w:val="24"/>
          <w:szCs w:val="24"/>
          <w:lang w:val="pt-PT" w:eastAsia="pt-PT"/>
        </w:rPr>
        <w:t>(55, 100)</w:t>
      </w:r>
      <w:r w:rsidRPr="00E77A79">
        <w:rPr>
          <w:rFonts w:ascii="Times New Roman" w:eastAsia="Times New Roman" w:hAnsi="Times New Roman"/>
          <w:sz w:val="24"/>
          <w:szCs w:val="24"/>
          <w:lang w:val="pt-PT" w:eastAsia="pt-PT"/>
        </w:rPr>
        <w:t>”</w:t>
      </w:r>
      <w:r>
        <w:rPr>
          <w:rFonts w:ascii="Times New Roman" w:eastAsia="Times New Roman" w:hAnsi="Times New Roman"/>
          <w:sz w:val="24"/>
          <w:szCs w:val="24"/>
          <w:lang w:val="pt-PT" w:eastAsia="pt-PT"/>
        </w:rPr>
        <w:t xml:space="preserve"> é um </w:t>
      </w:r>
      <w:r w:rsidRPr="00AE4125">
        <w:rPr>
          <w:rFonts w:ascii="Times New Roman" w:eastAsia="Times New Roman" w:hAnsi="Times New Roman"/>
          <w:i/>
          <w:iCs/>
          <w:sz w:val="24"/>
          <w:szCs w:val="24"/>
          <w:lang w:val="pt-PT" w:eastAsia="pt-PT"/>
        </w:rPr>
        <w:t>float</w:t>
      </w:r>
      <w:r>
        <w:rPr>
          <w:rFonts w:ascii="Times New Roman" w:eastAsia="Times New Roman" w:hAnsi="Times New Roman"/>
          <w:sz w:val="24"/>
          <w:szCs w:val="24"/>
          <w:lang w:val="pt-PT" w:eastAsia="pt-PT"/>
        </w:rPr>
        <w:t xml:space="preserve"> (número com casas decimais) é necessário preceder com </w:t>
      </w:r>
      <w:r w:rsidRPr="00E77A79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r w:rsidRPr="001E6269">
        <w:rPr>
          <w:rFonts w:ascii="Times New Roman" w:hAnsi="Times New Roman"/>
          <w:color w:val="009999"/>
          <w:sz w:val="24"/>
          <w:szCs w:val="24"/>
          <w:lang w:val="pt-PT"/>
        </w:rPr>
        <w:t>int</w:t>
      </w:r>
      <w:r w:rsidRPr="005841CD">
        <w:rPr>
          <w:rFonts w:ascii="Times New Roman" w:eastAsia="Times New Roman" w:hAnsi="Times New Roman"/>
          <w:sz w:val="24"/>
          <w:szCs w:val="24"/>
          <w:lang w:val="pt-PT" w:eastAsia="pt-PT"/>
        </w:rPr>
        <w:t>”</w:t>
      </w:r>
      <w:r>
        <w:rPr>
          <w:rFonts w:ascii="Times New Roman" w:eastAsia="Times New Roman" w:hAnsi="Times New Roman"/>
          <w:sz w:val="24"/>
          <w:szCs w:val="24"/>
          <w:lang w:val="pt-PT" w:eastAsia="pt-PT"/>
        </w:rPr>
        <w:t xml:space="preserve">. </w:t>
      </w:r>
    </w:p>
    <w:p w14:paraId="26580906" w14:textId="77777777" w:rsidR="00F11D01" w:rsidRPr="002028A4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31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</w:pPr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    </w:t>
      </w:r>
      <w:r w:rsidRPr="002028A4">
        <w:rPr>
          <w:rFonts w:ascii="Consolas" w:eastAsia="Times New Roman" w:hAnsi="Consolas"/>
          <w:color w:val="C586C0"/>
          <w:sz w:val="21"/>
          <w:szCs w:val="21"/>
          <w:lang w:val="en-US" w:eastAsia="pt-PT"/>
          <w:rPrChange w:id="32" w:author="DANIEL ANDRE AMORIM PINTO" w:date="2023-03-13T10:56:00Z">
            <w:rPr>
              <w:rFonts w:ascii="Consolas" w:eastAsia="Times New Roman" w:hAnsi="Consolas"/>
              <w:color w:val="C586C0"/>
              <w:sz w:val="21"/>
              <w:szCs w:val="21"/>
              <w:lang w:val="pt-PT" w:eastAsia="pt-PT"/>
            </w:rPr>
          </w:rPrChange>
        </w:rPr>
        <w:t>if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33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 xml:space="preserve"> </w:t>
      </w:r>
      <w:r w:rsidRPr="002028A4">
        <w:rPr>
          <w:rFonts w:ascii="Consolas" w:eastAsia="Times New Roman" w:hAnsi="Consolas"/>
          <w:color w:val="9CDCFE"/>
          <w:sz w:val="21"/>
          <w:szCs w:val="21"/>
          <w:lang w:val="en-US" w:eastAsia="pt-PT"/>
          <w:rPrChange w:id="34" w:author="DANIEL ANDRE AMORIM PINTO" w:date="2023-03-13T10:56:00Z">
            <w:rPr>
              <w:rFonts w:ascii="Consolas" w:eastAsia="Times New Roman" w:hAnsi="Consolas"/>
              <w:color w:val="9CDCFE"/>
              <w:sz w:val="21"/>
              <w:szCs w:val="21"/>
              <w:lang w:val="pt-PT" w:eastAsia="pt-PT"/>
            </w:rPr>
          </w:rPrChange>
        </w:rPr>
        <w:t>score_player_2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35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 xml:space="preserve"> &gt;= </w:t>
      </w:r>
      <w:r w:rsidRPr="002028A4">
        <w:rPr>
          <w:rFonts w:ascii="Consolas" w:eastAsia="Times New Roman" w:hAnsi="Consolas"/>
          <w:color w:val="B5CEA8"/>
          <w:sz w:val="21"/>
          <w:szCs w:val="21"/>
          <w:lang w:val="en-US" w:eastAsia="pt-PT"/>
          <w:rPrChange w:id="36" w:author="DANIEL ANDRE AMORIM PINTO" w:date="2023-03-13T10:56:00Z">
            <w:rPr>
              <w:rFonts w:ascii="Consolas" w:eastAsia="Times New Roman" w:hAnsi="Consolas"/>
              <w:color w:val="B5CEA8"/>
              <w:sz w:val="21"/>
              <w:szCs w:val="21"/>
              <w:lang w:val="pt-PT" w:eastAsia="pt-PT"/>
            </w:rPr>
          </w:rPrChange>
        </w:rPr>
        <w:t>415:</w:t>
      </w:r>
    </w:p>
    <w:p w14:paraId="1A5EE0C2" w14:textId="77777777" w:rsidR="00F11D01" w:rsidRPr="002028A4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37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</w:pP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38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 xml:space="preserve">                    </w:t>
      </w:r>
      <w:r w:rsidRPr="002028A4">
        <w:rPr>
          <w:rFonts w:ascii="Consolas" w:eastAsia="Times New Roman" w:hAnsi="Consolas"/>
          <w:color w:val="9CDCFE"/>
          <w:sz w:val="21"/>
          <w:szCs w:val="21"/>
          <w:lang w:val="en-US" w:eastAsia="pt-PT"/>
          <w:rPrChange w:id="39" w:author="DANIEL ANDRE AMORIM PINTO" w:date="2023-03-13T10:56:00Z">
            <w:rPr>
              <w:rFonts w:ascii="Consolas" w:eastAsia="Times New Roman" w:hAnsi="Consolas"/>
              <w:color w:val="9CDCFE"/>
              <w:sz w:val="21"/>
              <w:szCs w:val="21"/>
              <w:lang w:val="pt-PT" w:eastAsia="pt-PT"/>
            </w:rPr>
          </w:rPrChange>
        </w:rPr>
        <w:t>fudge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40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 xml:space="preserve"> = </w:t>
      </w:r>
      <w:proofErr w:type="gramStart"/>
      <w:r w:rsidRPr="002028A4">
        <w:rPr>
          <w:rFonts w:ascii="Consolas" w:eastAsia="Times New Roman" w:hAnsi="Consolas"/>
          <w:color w:val="4EC9B0"/>
          <w:sz w:val="21"/>
          <w:szCs w:val="21"/>
          <w:lang w:val="en-US" w:eastAsia="pt-PT"/>
          <w:rPrChange w:id="41" w:author="DANIEL ANDRE AMORIM PINTO" w:date="2023-03-13T10:56:00Z">
            <w:rPr>
              <w:rFonts w:ascii="Consolas" w:eastAsia="Times New Roman" w:hAnsi="Consolas"/>
              <w:color w:val="4EC9B0"/>
              <w:sz w:val="21"/>
              <w:szCs w:val="21"/>
              <w:lang w:val="pt-PT" w:eastAsia="pt-PT"/>
            </w:rPr>
          </w:rPrChange>
        </w:rPr>
        <w:t>int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42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>(</w:t>
      </w:r>
      <w:proofErr w:type="spellStart"/>
      <w:proofErr w:type="gramEnd"/>
      <w:r w:rsidRPr="002028A4">
        <w:rPr>
          <w:rFonts w:ascii="Consolas" w:eastAsia="Times New Roman" w:hAnsi="Consolas"/>
          <w:color w:val="4EC9B0"/>
          <w:sz w:val="21"/>
          <w:szCs w:val="21"/>
          <w:lang w:val="en-US" w:eastAsia="pt-PT"/>
          <w:rPrChange w:id="43" w:author="DANIEL ANDRE AMORIM PINTO" w:date="2023-03-13T10:56:00Z">
            <w:rPr>
              <w:rFonts w:ascii="Consolas" w:eastAsia="Times New Roman" w:hAnsi="Consolas"/>
              <w:color w:val="4EC9B0"/>
              <w:sz w:val="21"/>
              <w:szCs w:val="21"/>
              <w:lang w:val="pt-PT" w:eastAsia="pt-PT"/>
            </w:rPr>
          </w:rPrChange>
        </w:rPr>
        <w:t>random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44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>.</w:t>
      </w:r>
      <w:r w:rsidRPr="002028A4">
        <w:rPr>
          <w:rFonts w:ascii="Consolas" w:eastAsia="Times New Roman" w:hAnsi="Consolas"/>
          <w:color w:val="9CDCFE"/>
          <w:sz w:val="21"/>
          <w:szCs w:val="21"/>
          <w:lang w:val="en-US" w:eastAsia="pt-PT"/>
          <w:rPrChange w:id="45" w:author="DANIEL ANDRE AMORIM PINTO" w:date="2023-03-13T10:56:00Z">
            <w:rPr>
              <w:rFonts w:ascii="Consolas" w:eastAsia="Times New Roman" w:hAnsi="Consolas"/>
              <w:color w:val="9CDCFE"/>
              <w:sz w:val="21"/>
              <w:szCs w:val="21"/>
              <w:lang w:val="pt-PT" w:eastAsia="pt-PT"/>
            </w:rPr>
          </w:rPrChange>
        </w:rPr>
        <w:t>uniform</w:t>
      </w:r>
      <w:proofErr w:type="spellEnd"/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46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>(</w:t>
      </w:r>
      <w:r w:rsidRPr="002028A4">
        <w:rPr>
          <w:rFonts w:ascii="Consolas" w:eastAsia="Times New Roman" w:hAnsi="Consolas"/>
          <w:color w:val="B5CEA8"/>
          <w:sz w:val="21"/>
          <w:szCs w:val="21"/>
          <w:lang w:val="en-US" w:eastAsia="pt-PT"/>
          <w:rPrChange w:id="47" w:author="DANIEL ANDRE AMORIM PINTO" w:date="2023-03-13T10:56:00Z">
            <w:rPr>
              <w:rFonts w:ascii="Consolas" w:eastAsia="Times New Roman" w:hAnsi="Consolas"/>
              <w:color w:val="B5CEA8"/>
              <w:sz w:val="21"/>
              <w:szCs w:val="21"/>
              <w:lang w:val="pt-PT" w:eastAsia="pt-PT"/>
            </w:rPr>
          </w:rPrChange>
        </w:rPr>
        <w:t>55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48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 xml:space="preserve">, </w:t>
      </w:r>
      <w:r w:rsidRPr="002028A4">
        <w:rPr>
          <w:rFonts w:ascii="Consolas" w:eastAsia="Times New Roman" w:hAnsi="Consolas"/>
          <w:color w:val="B5CEA8"/>
          <w:sz w:val="21"/>
          <w:szCs w:val="21"/>
          <w:lang w:val="en-US" w:eastAsia="pt-PT"/>
          <w:rPrChange w:id="49" w:author="DANIEL ANDRE AMORIM PINTO" w:date="2023-03-13T10:56:00Z">
            <w:rPr>
              <w:rFonts w:ascii="Consolas" w:eastAsia="Times New Roman" w:hAnsi="Consolas"/>
              <w:color w:val="B5CEA8"/>
              <w:sz w:val="21"/>
              <w:szCs w:val="21"/>
              <w:lang w:val="pt-PT" w:eastAsia="pt-PT"/>
            </w:rPr>
          </w:rPrChange>
        </w:rPr>
        <w:t>100</w:t>
      </w:r>
      <w:r w:rsidRPr="002028A4">
        <w:rPr>
          <w:rFonts w:ascii="Consolas" w:eastAsia="Times New Roman" w:hAnsi="Consolas"/>
          <w:color w:val="D4D4D4"/>
          <w:sz w:val="21"/>
          <w:szCs w:val="21"/>
          <w:lang w:val="en-US" w:eastAsia="pt-PT"/>
          <w:rPrChange w:id="50" w:author="DANIEL ANDRE AMORIM PINTO" w:date="2023-03-13T10:56:00Z">
            <w:rPr>
              <w:rFonts w:ascii="Consolas" w:eastAsia="Times New Roman" w:hAnsi="Consolas"/>
              <w:color w:val="D4D4D4"/>
              <w:sz w:val="21"/>
              <w:szCs w:val="21"/>
              <w:lang w:val="pt-PT" w:eastAsia="pt-PT"/>
            </w:rPr>
          </w:rPrChange>
        </w:rPr>
        <w:t>))</w:t>
      </w:r>
    </w:p>
    <w:p w14:paraId="44E12115" w14:textId="77777777" w:rsidR="00F11D01" w:rsidRPr="002028A4" w:rsidRDefault="00F11D01" w:rsidP="00F11D0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pt-PT"/>
          <w:rPrChange w:id="51" w:author="DANIEL ANDRE AMORIM PINTO" w:date="2023-03-13T10:56:00Z">
            <w:rPr>
              <w:rFonts w:ascii="Times New Roman" w:eastAsia="Times New Roman" w:hAnsi="Times New Roman"/>
              <w:sz w:val="24"/>
              <w:szCs w:val="24"/>
              <w:lang w:val="pt-PT" w:eastAsia="pt-PT"/>
            </w:rPr>
          </w:rPrChange>
        </w:rPr>
      </w:pPr>
    </w:p>
    <w:p w14:paraId="0BBEFBB9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Fonts w:ascii="Times New Roman" w:eastAsia="Times New Roman" w:hAnsi="Times New Roman"/>
          <w:sz w:val="24"/>
          <w:szCs w:val="24"/>
          <w:lang w:val="pt-PT" w:eastAsia="pt-PT"/>
        </w:rPr>
        <w:t xml:space="preserve">Essa condição faz com que após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Pr="00AE4125">
        <w:rPr>
          <w:rFonts w:ascii="Times New Roman" w:hAnsi="Times New Roman"/>
          <w:color w:val="548DD4" w:themeColor="text2" w:themeTint="99"/>
          <w:sz w:val="24"/>
          <w:szCs w:val="24"/>
          <w:lang w:val="pt-PT"/>
        </w:rPr>
        <w:t xml:space="preserve">score_player_2 </w:t>
      </w:r>
      <w:r w:rsidRPr="00AE4125">
        <w:rPr>
          <w:rFonts w:ascii="Times New Roman" w:hAnsi="Times New Roman"/>
          <w:sz w:val="24"/>
          <w:szCs w:val="24"/>
          <w:lang w:val="pt-PT"/>
        </w:rPr>
        <w:t>&gt;= 415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”, existe uma chance de o coelho falhar o salto, mas não é certo que aconteça, até a próxima condição que é:</w:t>
      </w:r>
    </w:p>
    <w:p w14:paraId="38CB9A8F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75F53C2F" w14:textId="77777777" w:rsidR="00F11D01" w:rsidRPr="005841CD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        </w:t>
      </w:r>
      <w:proofErr w:type="spellStart"/>
      <w:r w:rsidRPr="005841CD">
        <w:rPr>
          <w:rFonts w:ascii="Consolas" w:eastAsia="Times New Roman" w:hAnsi="Consolas"/>
          <w:color w:val="C586C0"/>
          <w:sz w:val="21"/>
          <w:szCs w:val="21"/>
          <w:lang w:val="pt-PT" w:eastAsia="pt-PT"/>
        </w:rPr>
        <w:t>if</w:t>
      </w:r>
      <w:proofErr w:type="spellEnd"/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</w:t>
      </w:r>
      <w:r w:rsidRPr="005841CD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score_player_2</w:t>
      </w:r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&gt;= </w:t>
      </w:r>
      <w:r w:rsidRPr="005841CD">
        <w:rPr>
          <w:rFonts w:ascii="Consolas" w:eastAsia="Times New Roman" w:hAnsi="Consolas"/>
          <w:color w:val="B5CEA8"/>
          <w:sz w:val="21"/>
          <w:szCs w:val="21"/>
          <w:lang w:val="pt-PT" w:eastAsia="pt-PT"/>
        </w:rPr>
        <w:t>500</w:t>
      </w:r>
      <w:r>
        <w:rPr>
          <w:rFonts w:ascii="Consolas" w:eastAsia="Times New Roman" w:hAnsi="Consolas"/>
          <w:color w:val="B5CEA8"/>
          <w:sz w:val="21"/>
          <w:szCs w:val="21"/>
          <w:lang w:val="pt-PT" w:eastAsia="pt-PT"/>
        </w:rPr>
        <w:t>:</w:t>
      </w:r>
    </w:p>
    <w:p w14:paraId="5C12C7EA" w14:textId="77777777" w:rsidR="00F11D01" w:rsidRPr="005841CD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                        </w:t>
      </w:r>
      <w:proofErr w:type="spellStart"/>
      <w:r w:rsidRPr="005841CD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fudge</w:t>
      </w:r>
      <w:proofErr w:type="spellEnd"/>
      <w:r w:rsidRPr="005841CD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</w:t>
      </w:r>
      <w:r w:rsidRPr="005841CD">
        <w:rPr>
          <w:rFonts w:ascii="Consolas" w:eastAsia="Times New Roman" w:hAnsi="Consolas"/>
          <w:color w:val="B5CEA8"/>
          <w:sz w:val="21"/>
          <w:szCs w:val="21"/>
          <w:lang w:val="pt-PT" w:eastAsia="pt-PT"/>
        </w:rPr>
        <w:t>50</w:t>
      </w:r>
    </w:p>
    <w:p w14:paraId="578C4B20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3C2AF2C7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Fonts w:ascii="Times New Roman" w:hAnsi="Times New Roman"/>
          <w:sz w:val="24"/>
          <w:szCs w:val="24"/>
          <w:lang w:val="pt-PT"/>
        </w:rPr>
        <w:t xml:space="preserve">Esta condição nem sempre será verificada porque a probabilidade dita que por esta altura o coelho já terá perdido, mas há uma pequena possibilidade de não perder porque o programa seleciona os obstáculos de uma forma aleatória mas não são todos do mesmo tamanho, logo se acontecer de serem gerados os mais pequenos em sucessão enquanto o valor de </w:t>
      </w:r>
      <w:r w:rsidRPr="00E77A79">
        <w:rPr>
          <w:rStyle w:val="apple-style-span"/>
          <w:rFonts w:ascii="Times New Roman" w:hAnsi="Times New Roman"/>
          <w:sz w:val="24"/>
          <w:szCs w:val="24"/>
          <w:lang w:val="pt-PT"/>
        </w:rPr>
        <w:t>“</w:t>
      </w:r>
      <w:proofErr w:type="spellStart"/>
      <w:r w:rsidRPr="00E77A79">
        <w:rPr>
          <w:rFonts w:ascii="Times New Roman" w:eastAsia="Times New Roman" w:hAnsi="Times New Roman"/>
          <w:color w:val="009999"/>
          <w:sz w:val="24"/>
          <w:szCs w:val="24"/>
          <w:lang w:val="pt-PT" w:eastAsia="pt-PT"/>
        </w:rPr>
        <w:t>random</w:t>
      </w:r>
      <w:r w:rsidRPr="00E77A79">
        <w:rPr>
          <w:rFonts w:ascii="Times New Roman" w:eastAsia="Times New Roman" w:hAnsi="Times New Roman"/>
          <w:sz w:val="24"/>
          <w:szCs w:val="24"/>
          <w:lang w:val="pt-PT" w:eastAsia="pt-PT"/>
        </w:rPr>
        <w:t>.</w:t>
      </w:r>
      <w:r w:rsidRPr="00E77A79">
        <w:rPr>
          <w:rFonts w:ascii="Times New Roman" w:eastAsia="Times New Roman" w:hAnsi="Times New Roman"/>
          <w:color w:val="548DD4" w:themeColor="text2" w:themeTint="99"/>
          <w:sz w:val="24"/>
          <w:szCs w:val="24"/>
          <w:lang w:val="pt-PT" w:eastAsia="pt-PT"/>
        </w:rPr>
        <w:t>uniform</w:t>
      </w:r>
      <w:proofErr w:type="spellEnd"/>
      <w:r w:rsidRPr="00E77A79">
        <w:rPr>
          <w:rFonts w:ascii="Times New Roman" w:eastAsia="Times New Roman" w:hAnsi="Times New Roman"/>
          <w:color w:val="808080" w:themeColor="background1" w:themeShade="80"/>
          <w:sz w:val="24"/>
          <w:szCs w:val="24"/>
          <w:lang w:val="pt-PT" w:eastAsia="pt-PT"/>
        </w:rPr>
        <w:t>(55, 100)</w:t>
      </w:r>
      <w:r w:rsidRPr="00E77A79">
        <w:rPr>
          <w:rFonts w:ascii="Times New Roman" w:eastAsia="Times New Roman" w:hAnsi="Times New Roman"/>
          <w:sz w:val="24"/>
          <w:szCs w:val="24"/>
          <w:lang w:val="pt-PT" w:eastAsia="pt-PT"/>
        </w:rPr>
        <w:t>”</w:t>
      </w:r>
      <w:r>
        <w:rPr>
          <w:rFonts w:ascii="Times New Roman" w:eastAsia="Times New Roman" w:hAnsi="Times New Roman"/>
          <w:sz w:val="24"/>
          <w:szCs w:val="24"/>
          <w:lang w:val="pt-PT" w:eastAsia="pt-PT"/>
        </w:rPr>
        <w:t xml:space="preserve"> está muito próximo de 100 na altura correta, o coelho continuará, mas esta condição resolve esse problema, atribuímos o valor de 50 a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que faz o coelho saltar muito próximo do obstáculo seguinte, mesmo que seja o obstáculo mais pequeno.  </w:t>
      </w:r>
    </w:p>
    <w:p w14:paraId="56B08233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Não existe nenhuma alteração na lógica na dificuldade média, como pode ser confirmado a seguir: </w:t>
      </w:r>
    </w:p>
    <w:p w14:paraId="4C7FCA6C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5D8580A7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case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 Difficulty: MEDIUM</w:t>
      </w:r>
    </w:p>
    <w:p w14:paraId="65A56454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4FC1FF"/>
          <w:sz w:val="21"/>
          <w:szCs w:val="21"/>
          <w:lang w:val="en-US" w:eastAsia="pt-PT"/>
        </w:rPr>
        <w:t>AI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1506C64E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lastRenderedPageBreak/>
        <w:t xml:space="preserve">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.x -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rabbit_</w:t>
      </w:r>
      <w:proofErr w:type="gramStart"/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proofErr w:type="gramEnd"/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.x</w:t>
      </w:r>
    </w:p>
    <w:p w14:paraId="3FF2655E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(</w:t>
      </w:r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60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+(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counter_player_2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/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)))</w:t>
      </w:r>
    </w:p>
    <w:p w14:paraId="5127A87B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score_player_2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&gt;=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670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#670 SCORE</w:t>
      </w:r>
    </w:p>
    <w:p w14:paraId="79774EA5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proofErr w:type="gramEnd"/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random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uniform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110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,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130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</w:t>
      </w:r>
    </w:p>
    <w:p w14:paraId="71111995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score_player_2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&gt;=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760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#TO LOSE (754 MAX SCORE)</w:t>
      </w:r>
    </w:p>
    <w:p w14:paraId="380F5CE5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100</w:t>
      </w:r>
    </w:p>
    <w:p w14:paraId="406B8918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&lt;=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(fudge)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787737A1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           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jump2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569CD6"/>
          <w:sz w:val="21"/>
          <w:szCs w:val="21"/>
          <w:lang w:val="en-US" w:eastAsia="pt-PT"/>
        </w:rPr>
        <w:t>True</w:t>
      </w:r>
    </w:p>
    <w:p w14:paraId="109E1A7F" w14:textId="77777777" w:rsidR="00F11D01" w:rsidRP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en-US"/>
        </w:rPr>
      </w:pPr>
    </w:p>
    <w:p w14:paraId="1C6B291F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dificuldade difícil tem uma grande diferença, só tem uma condição, eliminando a segunda que faz com que o coelho perca tendo em conta termos eliminado a chance de não o fazer da seguinte forma:</w:t>
      </w:r>
    </w:p>
    <w:p w14:paraId="56153977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074A74B5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>case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3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 Difficulty: HARD</w:t>
      </w:r>
    </w:p>
    <w:p w14:paraId="4E6BFB80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 xml:space="preserve">   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4FC1FF"/>
          <w:sz w:val="21"/>
          <w:szCs w:val="21"/>
          <w:lang w:val="en-US" w:eastAsia="pt-PT"/>
        </w:rPr>
        <w:t>AI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:</w:t>
      </w:r>
    </w:p>
    <w:p w14:paraId="1F9C3CBC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 xml:space="preserve">       dx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obstacles2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.rect.x -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rabbit_</w:t>
      </w:r>
      <w:proofErr w:type="gramStart"/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rect</w:t>
      </w:r>
      <w:proofErr w:type="gramEnd"/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.x</w:t>
      </w:r>
    </w:p>
    <w:p w14:paraId="47D2CCF7" w14:textId="77777777" w:rsidR="00F11D01" w:rsidRPr="00F11D01" w:rsidRDefault="00F11D01" w:rsidP="00F11D0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 xml:space="preserve"> fudge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(</w:t>
      </w:r>
      <w:r w:rsidRPr="00F11D0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75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+(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counter_player_2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/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20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)))</w:t>
      </w:r>
    </w:p>
    <w:p w14:paraId="7D0E034F" w14:textId="77777777" w:rsidR="00F11D01" w:rsidRPr="00F11D01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 xml:space="preserve">      </w:t>
      </w:r>
      <w:r w:rsidRPr="00F11D01">
        <w:rPr>
          <w:rFonts w:ascii="Consolas" w:eastAsia="Times New Roman" w:hAnsi="Consolas"/>
          <w:color w:val="C586C0"/>
          <w:sz w:val="21"/>
          <w:szCs w:val="21"/>
          <w:lang w:val="en-US" w:eastAsia="pt-PT"/>
        </w:rPr>
        <w:tab/>
        <w:t xml:space="preserve">    if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</w:t>
      </w: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score_player_2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&gt;= </w:t>
      </w:r>
      <w:r w:rsidRPr="00F11D0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820</w:t>
      </w:r>
      <w:r w:rsidRPr="00F11D0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: </w:t>
      </w:r>
      <w:r w:rsidRPr="00F11D0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#fudge 280</w:t>
      </w:r>
    </w:p>
    <w:p w14:paraId="1DA1D6E7" w14:textId="77777777" w:rsidR="00F11D01" w:rsidRPr="004452A1" w:rsidRDefault="00F11D01" w:rsidP="00F11D0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/>
          <w:color w:val="D4D4D4"/>
          <w:sz w:val="21"/>
          <w:szCs w:val="21"/>
          <w:lang w:val="en-US" w:eastAsia="pt-PT"/>
        </w:rPr>
      </w:pPr>
      <w:r w:rsidRPr="00F11D0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 xml:space="preserve">    </w:t>
      </w:r>
      <w:r w:rsidRPr="004452A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fudge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 = </w:t>
      </w:r>
      <w:proofErr w:type="gramStart"/>
      <w:r w:rsidRPr="004452A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int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proofErr w:type="gramEnd"/>
      <w:r w:rsidRPr="004452A1">
        <w:rPr>
          <w:rFonts w:ascii="Consolas" w:eastAsia="Times New Roman" w:hAnsi="Consolas"/>
          <w:color w:val="4EC9B0"/>
          <w:sz w:val="21"/>
          <w:szCs w:val="21"/>
          <w:lang w:val="en-US" w:eastAsia="pt-PT"/>
        </w:rPr>
        <w:t>random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.</w:t>
      </w:r>
      <w:r w:rsidRPr="004452A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>uniform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>(</w:t>
      </w:r>
      <w:r w:rsidRPr="004452A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130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, </w:t>
      </w:r>
      <w:r w:rsidRPr="004452A1">
        <w:rPr>
          <w:rFonts w:ascii="Consolas" w:eastAsia="Times New Roman" w:hAnsi="Consolas"/>
          <w:color w:val="B5CEA8"/>
          <w:sz w:val="21"/>
          <w:szCs w:val="21"/>
          <w:lang w:val="en-US" w:eastAsia="pt-PT"/>
        </w:rPr>
        <w:t>175</w:t>
      </w:r>
      <w:r w:rsidRPr="004452A1">
        <w:rPr>
          <w:rFonts w:ascii="Consolas" w:eastAsia="Times New Roman" w:hAnsi="Consolas"/>
          <w:color w:val="D4D4D4"/>
          <w:sz w:val="21"/>
          <w:szCs w:val="21"/>
          <w:lang w:val="en-US" w:eastAsia="pt-PT"/>
        </w:rPr>
        <w:t xml:space="preserve">)) </w:t>
      </w:r>
      <w:r w:rsidRPr="004452A1">
        <w:rPr>
          <w:rFonts w:ascii="Consolas" w:eastAsia="Times New Roman" w:hAnsi="Consolas"/>
          <w:color w:val="6A9955"/>
          <w:sz w:val="21"/>
          <w:szCs w:val="21"/>
          <w:lang w:val="en-US" w:eastAsia="pt-PT"/>
        </w:rPr>
        <w:t>#1108 MAX SCORE (LUCKY)</w:t>
      </w:r>
    </w:p>
    <w:p w14:paraId="64BE104A" w14:textId="77777777" w:rsidR="00F11D01" w:rsidRPr="00D67F18" w:rsidRDefault="00F11D01" w:rsidP="00F11D0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pt-PT" w:eastAsia="pt-PT"/>
        </w:rPr>
      </w:pPr>
      <w:r w:rsidRPr="004452A1">
        <w:rPr>
          <w:rFonts w:ascii="Consolas" w:eastAsia="Times New Roman" w:hAnsi="Consolas"/>
          <w:color w:val="9CDCFE"/>
          <w:sz w:val="21"/>
          <w:szCs w:val="21"/>
          <w:lang w:val="en-US" w:eastAsia="pt-PT"/>
        </w:rPr>
        <w:t xml:space="preserve">          </w:t>
      </w:r>
      <w:r w:rsidRPr="00D67F18">
        <w:rPr>
          <w:rFonts w:ascii="Consolas" w:eastAsia="Times New Roman" w:hAnsi="Consolas"/>
          <w:color w:val="9CDCFE"/>
          <w:sz w:val="21"/>
          <w:szCs w:val="21"/>
          <w:lang w:val="pt-PT" w:eastAsia="pt-PT"/>
        </w:rPr>
        <w:t>jump2</w:t>
      </w:r>
      <w:r w:rsidRPr="00D67F18">
        <w:rPr>
          <w:rFonts w:ascii="Consolas" w:eastAsia="Times New Roman" w:hAnsi="Consolas"/>
          <w:color w:val="D4D4D4"/>
          <w:sz w:val="21"/>
          <w:szCs w:val="21"/>
          <w:lang w:val="pt-PT" w:eastAsia="pt-PT"/>
        </w:rPr>
        <w:t xml:space="preserve"> = </w:t>
      </w:r>
      <w:r w:rsidRPr="00D67F18">
        <w:rPr>
          <w:rFonts w:ascii="Consolas" w:eastAsia="Times New Roman" w:hAnsi="Consolas"/>
          <w:color w:val="569CD6"/>
          <w:sz w:val="21"/>
          <w:szCs w:val="21"/>
          <w:lang w:val="pt-PT" w:eastAsia="pt-PT"/>
        </w:rPr>
        <w:t>True</w:t>
      </w:r>
    </w:p>
    <w:p w14:paraId="6A83E5CF" w14:textId="77777777" w:rsidR="00F11D01" w:rsidRDefault="00F11D01" w:rsidP="00F11D01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61142ADC" w14:textId="77777777" w:rsidR="00F11D01" w:rsidRDefault="00F11D01" w:rsidP="00F81BED">
      <w:pPr>
        <w:spacing w:after="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Para uma melhor experiência com resultados mais variados após os 820 de pontuação a AI tem sempre uma chance de perder. Não foi necessária uma condição adicional porque após testes verificamos que se 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 w:rsidRPr="00D67F18">
        <w:rPr>
          <w:rStyle w:val="apple-style-span"/>
          <w:rFonts w:ascii="Times New Roman" w:hAnsi="Times New Roman"/>
          <w:sz w:val="24"/>
          <w:szCs w:val="24"/>
          <w:lang w:val="pt-PT"/>
        </w:rPr>
        <w:t xml:space="preserve"> = 175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” mesmo com apenas os obstáculos mais pequenos, a pontuação máxima é de 1108 pontos (Teste efetuado +1000 vezes). </w:t>
      </w:r>
    </w:p>
    <w:p w14:paraId="5DBD3301" w14:textId="77777777" w:rsidR="00F11D01" w:rsidRPr="00487588" w:rsidRDefault="00F11D01" w:rsidP="007332A2">
      <w:pPr>
        <w:spacing w:after="0" w:line="360" w:lineRule="auto"/>
        <w:ind w:firstLine="708"/>
        <w:jc w:val="both"/>
        <w:rPr>
          <w:rFonts w:ascii="Consolas" w:hAnsi="Consolas"/>
          <w:color w:val="000000"/>
          <w:sz w:val="24"/>
          <w:szCs w:val="24"/>
          <w:lang w:val="pt-PT"/>
        </w:rPr>
      </w:pP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dificuldade de encontrar um número que atinga uma certa pontuação nas outras dificuldades está centrada na velocidade menor, a variável “</w:t>
      </w:r>
      <w:proofErr w:type="spellStart"/>
      <w:r w:rsidRPr="00262762">
        <w:rPr>
          <w:rStyle w:val="apple-style-span"/>
          <w:rFonts w:ascii="Times New Roman" w:hAnsi="Times New Roman"/>
          <w:color w:val="548DD4" w:themeColor="text2" w:themeTint="99"/>
          <w:sz w:val="24"/>
          <w:szCs w:val="24"/>
          <w:lang w:val="pt-PT"/>
        </w:rPr>
        <w:t>fudge</w:t>
      </w:r>
      <w:proofErr w:type="spellEnd"/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 com um valor fixo não é muito consistente para perder garantidamente em velocidades baixas, tendo em conta não ser necessário um número tão grande, e para evitar qualquer tipo de desvio do nosso objetivo adicionamos a condição que obriga o fim da AI.</w:t>
      </w:r>
    </w:p>
    <w:p w14:paraId="0ED629EB" w14:textId="77777777" w:rsidR="002F0542" w:rsidRPr="00CE1BC4" w:rsidRDefault="002F0542" w:rsidP="003C7C60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0DD4C0BE" w14:textId="77777777" w:rsidR="002F0542" w:rsidRPr="00CE1BC4" w:rsidRDefault="002F0542" w:rsidP="003C7C60">
      <w:pPr>
        <w:spacing w:after="0" w:line="240" w:lineRule="auto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3B9A5F3B" w14:textId="7464DDFA" w:rsidR="002F0542" w:rsidRPr="00CE1BC4" w:rsidRDefault="002F0542" w:rsidP="006A32AC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Foram implementadas 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outras funcionalidades complementares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, tais como:</w:t>
      </w:r>
    </w:p>
    <w:p w14:paraId="5B77DA7F" w14:textId="08A764F6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Animações dos personagens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;</w:t>
      </w:r>
    </w:p>
    <w:p w14:paraId="33F1453C" w14:textId="4AA4FAD7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Menus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;</w:t>
      </w:r>
    </w:p>
    <w:p w14:paraId="2C8B8A57" w14:textId="26256320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Ecrã inicial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;</w:t>
      </w:r>
    </w:p>
    <w:p w14:paraId="10BB3FAE" w14:textId="208D0F0D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Modo de 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“</w:t>
      </w:r>
      <w:r w:rsidR="006A32AC"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Single Player</w:t>
      </w:r>
      <w:r w:rsid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”;</w:t>
      </w:r>
    </w:p>
    <w:p w14:paraId="27442C72" w14:textId="60DC4D5C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lastRenderedPageBreak/>
        <w:t>Contagem de pontos e exibição da pontuação atual;</w:t>
      </w:r>
    </w:p>
    <w:p w14:paraId="7D69E687" w14:textId="02E3C86A" w:rsidR="002F0542" w:rsidRPr="006A32AC" w:rsidRDefault="002F0542" w:rsidP="006A32AC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Efeitos sonoros e música de fundo.</w:t>
      </w:r>
    </w:p>
    <w:p w14:paraId="5788483F" w14:textId="68135745" w:rsidR="0000426B" w:rsidRPr="00CE1BC4" w:rsidRDefault="002F0542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No entanto, e </w:t>
      </w:r>
      <w:r w:rsidR="0000426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tendo em atenção a exten</w:t>
      </w:r>
      <w:r w:rsid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s</w:t>
      </w:r>
      <w:r w:rsidR="0000426B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ão deste relatório, foram destacados os maiores desafios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enfrentados pelo grupo. </w:t>
      </w:r>
    </w:p>
    <w:p w14:paraId="187C378C" w14:textId="2115E06E" w:rsidR="0000426B" w:rsidRPr="00CE1BC4" w:rsidRDefault="0000426B" w:rsidP="00F81BED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Todas as outras implementações podem ser consultadas no código fonte no Anexo 2.</w:t>
      </w:r>
    </w:p>
    <w:p w14:paraId="598712B5" w14:textId="58F04625" w:rsidR="003C7C60" w:rsidRPr="00CE1BC4" w:rsidRDefault="0000426B" w:rsidP="00F81BED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A equipa fez questão de comentar e organizar todo o código da melhor forma possível para que fosse de fácil compreensão para os interessados.</w:t>
      </w:r>
      <w:r w:rsidR="003C7C60" w:rsidRPr="006A32AC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br w:type="page"/>
      </w:r>
    </w:p>
    <w:p w14:paraId="2DE5882A" w14:textId="3E63C369" w:rsidR="003C7C60" w:rsidRDefault="00BC1D0D" w:rsidP="003C7C60">
      <w:pPr>
        <w:pStyle w:val="Ttulo1"/>
        <w:rPr>
          <w:rStyle w:val="apple-style-span"/>
          <w:sz w:val="24"/>
          <w:szCs w:val="24"/>
          <w:lang w:val="pt-PT"/>
        </w:rPr>
      </w:pPr>
      <w:bookmarkStart w:id="52" w:name="_Toc129548199"/>
      <w:r w:rsidRPr="00CE1BC4">
        <w:rPr>
          <w:rStyle w:val="apple-style-span"/>
          <w:sz w:val="24"/>
          <w:szCs w:val="24"/>
          <w:lang w:val="pt-PT"/>
        </w:rPr>
        <w:lastRenderedPageBreak/>
        <w:t xml:space="preserve">4. </w:t>
      </w:r>
      <w:r w:rsidR="003C7C60" w:rsidRPr="00CE1BC4">
        <w:rPr>
          <w:rStyle w:val="apple-style-span"/>
          <w:sz w:val="24"/>
          <w:szCs w:val="24"/>
          <w:lang w:val="pt-PT"/>
        </w:rPr>
        <w:t>RESULTADOS</w:t>
      </w:r>
      <w:bookmarkEnd w:id="52"/>
    </w:p>
    <w:p w14:paraId="144C74EE" w14:textId="11704B7A" w:rsidR="006533C1" w:rsidRDefault="006533C1" w:rsidP="006533C1">
      <w:pPr>
        <w:rPr>
          <w:lang w:val="pt-PT"/>
        </w:rPr>
      </w:pPr>
    </w:p>
    <w:p w14:paraId="15842A47" w14:textId="75AA309D" w:rsidR="008D3B38" w:rsidRPr="006533C1" w:rsidRDefault="007277E7" w:rsidP="006533C1">
      <w:pPr>
        <w:rPr>
          <w:lang w:val="pt-PT"/>
        </w:rPr>
      </w:pPr>
      <w:r>
        <w:rPr>
          <w:lang w:val="pt-PT"/>
        </w:rPr>
        <w:t>Os resultados obtidos neste projeto superaram as espectativas iniciais</w:t>
      </w:r>
      <w:r w:rsidR="008D3B38">
        <w:rPr>
          <w:lang w:val="pt-PT"/>
        </w:rPr>
        <w:t xml:space="preserve"> e todos os requisitos iniciais foram cumpridos. O jogo “Keep </w:t>
      </w:r>
      <w:proofErr w:type="spellStart"/>
      <w:r w:rsidR="008D3B38">
        <w:rPr>
          <w:lang w:val="pt-PT"/>
        </w:rPr>
        <w:t>moving</w:t>
      </w:r>
      <w:proofErr w:type="spellEnd"/>
      <w:r w:rsidR="008D3B38">
        <w:rPr>
          <w:lang w:val="pt-PT"/>
        </w:rPr>
        <w:t xml:space="preserve">” </w:t>
      </w:r>
    </w:p>
    <w:p w14:paraId="2C50194B" w14:textId="38AB342E" w:rsidR="0000426B" w:rsidRPr="00CE1BC4" w:rsidRDefault="006533C1" w:rsidP="0000426B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pt-PT"/>
        </w:rPr>
        <w:drawing>
          <wp:inline distT="0" distB="0" distL="0" distR="0" wp14:anchorId="1AFDA10E" wp14:editId="015BEB6F">
            <wp:extent cx="5400040" cy="51676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9EF" w14:textId="0E0911C8" w:rsidR="003C7C60" w:rsidRPr="00CE1BC4" w:rsidRDefault="00752F08" w:rsidP="00752F08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- Imagens do jogo</w:t>
      </w:r>
    </w:p>
    <w:p w14:paraId="5C30E527" w14:textId="4A6FE1E0" w:rsidR="00752F08" w:rsidRPr="00CE1BC4" w:rsidRDefault="00752F08" w:rsidP="00752F08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- </w:t>
      </w:r>
      <w:proofErr w:type="gramStart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diagrama</w:t>
      </w:r>
      <w:proofErr w:type="gram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funcional do jogo</w:t>
      </w:r>
    </w:p>
    <w:p w14:paraId="41392777" w14:textId="676C5A36" w:rsidR="00752F08" w:rsidRPr="00CE1BC4" w:rsidRDefault="00752F08" w:rsidP="00752F08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- </w:t>
      </w:r>
      <w:proofErr w:type="gramStart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descrição</w:t>
      </w:r>
      <w:proofErr w:type="gram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das diferenças entre os níveis de dificuldade</w:t>
      </w:r>
    </w:p>
    <w:p w14:paraId="743FFAC3" w14:textId="77777777" w:rsidR="003C7C60" w:rsidRPr="00CE1BC4" w:rsidRDefault="003C7C60">
      <w:pPr>
        <w:spacing w:after="0" w:line="240" w:lineRule="auto"/>
        <w:rPr>
          <w:rStyle w:val="apple-style-span"/>
          <w:rFonts w:ascii="Arial" w:eastAsia="Times New Roman" w:hAnsi="Arial"/>
          <w:b/>
          <w:bCs/>
          <w:kern w:val="32"/>
          <w:sz w:val="24"/>
          <w:szCs w:val="24"/>
          <w:lang w:val="pt-PT"/>
        </w:rPr>
      </w:pPr>
      <w:r w:rsidRPr="00CE1BC4">
        <w:rPr>
          <w:rStyle w:val="apple-style-span"/>
          <w:sz w:val="24"/>
          <w:szCs w:val="24"/>
          <w:lang w:val="pt-PT"/>
        </w:rPr>
        <w:br w:type="page"/>
      </w:r>
    </w:p>
    <w:p w14:paraId="558410F6" w14:textId="77777777" w:rsidR="00073D2F" w:rsidRPr="00CE1BC4" w:rsidRDefault="00BC1D0D" w:rsidP="000B3A39">
      <w:pPr>
        <w:pStyle w:val="Ttulo1"/>
        <w:rPr>
          <w:rStyle w:val="apple-style-span"/>
          <w:sz w:val="24"/>
          <w:szCs w:val="24"/>
          <w:lang w:val="pt-PT"/>
        </w:rPr>
      </w:pPr>
      <w:bookmarkStart w:id="53" w:name="_Toc129548200"/>
      <w:r w:rsidRPr="00CE1BC4">
        <w:rPr>
          <w:rStyle w:val="apple-style-span"/>
          <w:sz w:val="24"/>
          <w:szCs w:val="24"/>
          <w:lang w:val="pt-PT"/>
        </w:rPr>
        <w:lastRenderedPageBreak/>
        <w:t xml:space="preserve">5. </w:t>
      </w:r>
      <w:r w:rsidR="00073D2F" w:rsidRPr="00CE1BC4">
        <w:rPr>
          <w:rStyle w:val="apple-style-span"/>
          <w:sz w:val="24"/>
          <w:szCs w:val="24"/>
          <w:lang w:val="pt-PT"/>
        </w:rPr>
        <w:t>C</w:t>
      </w:r>
      <w:r w:rsidR="00EF1C5B" w:rsidRPr="00CE1BC4">
        <w:rPr>
          <w:rStyle w:val="apple-style-span"/>
          <w:sz w:val="24"/>
          <w:szCs w:val="24"/>
          <w:lang w:val="pt-PT"/>
        </w:rPr>
        <w:t>ONCLUSÕES</w:t>
      </w:r>
      <w:bookmarkEnd w:id="53"/>
    </w:p>
    <w:p w14:paraId="468B8C9A" w14:textId="06972197" w:rsidR="00A9306D" w:rsidRPr="00CE1BC4" w:rsidRDefault="00A9306D" w:rsidP="00A9306D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7D13570A" w14:textId="77777777" w:rsidR="00B7594E" w:rsidRPr="00CE1BC4" w:rsidRDefault="00B7594E" w:rsidP="00B7594E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 equipa acredita que os recursos utilizados na implementação do jogo foram adequados para o desenvolvimento de um jogo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que se destaca pela sua simplicidade sem perder o seu lado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lúdico e desafiador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. A escolha da linguagem de programação </w:t>
      </w:r>
      <w:r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Python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e da biblioteca </w:t>
      </w:r>
      <w:proofErr w:type="spellStart"/>
      <w:r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Pygame</w:t>
      </w:r>
      <w:proofErr w:type="spellEnd"/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foram acertadas, pois essas ferramentas foram suficientes para implementar todas as funcionalidades necessárias para o jogo.</w:t>
      </w:r>
    </w:p>
    <w:p w14:paraId="083CCEC3" w14:textId="710546DA" w:rsidR="00752F08" w:rsidRPr="00CE1BC4" w:rsidRDefault="00752F08" w:rsidP="00B7594E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Os resultados obtidos com a implementação do jogo "</w:t>
      </w:r>
      <w:r w:rsidR="00CE1BC4"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Keep Moving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" foram positivos. O jogo foi testado por diferentes jogadores, com diferentes níveis de habilidade, e todos eles demonstraram interesse e satisfação </w:t>
      </w:r>
      <w:r w:rsidR="00A477F9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no que diz respeito à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jogabilidade e estética do jogo.</w:t>
      </w:r>
      <w:r w:rsidR="00B7594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feedback dos jogadores, foram observados </w:t>
      </w:r>
      <w:r w:rsidR="00B7594E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através de 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comentários positivos sobre a jogabilidade para um ou dois jogadores, a animação dos personagens, e a música de fundo. </w:t>
      </w:r>
    </w:p>
    <w:p w14:paraId="1FD4BF2C" w14:textId="5AB9D824" w:rsidR="00752F08" w:rsidRPr="00CE1BC4" w:rsidRDefault="00752F08" w:rsidP="00752F08">
      <w:pPr>
        <w:spacing w:before="120" w:after="120" w:line="36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Com base nos resultados obtidos, podemos concluir que o jogo "</w:t>
      </w:r>
      <w:r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 xml:space="preserve">Keep </w:t>
      </w:r>
      <w:r w:rsidR="00CE1BC4"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M</w:t>
      </w:r>
      <w:r w:rsidRPr="006A32AC">
        <w:rPr>
          <w:rStyle w:val="apple-style-span"/>
          <w:rFonts w:ascii="Times New Roman" w:hAnsi="Times New Roman"/>
          <w:i/>
          <w:iCs/>
          <w:color w:val="000000"/>
          <w:sz w:val="24"/>
          <w:szCs w:val="24"/>
          <w:lang w:val="pt-PT"/>
        </w:rPr>
        <w:t>oving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" foi implementado com sucesso, atendeu ao desafio proposto e cumpriu e os objetivos estabelecidos na fase </w:t>
      </w:r>
      <w:r w:rsidR="006A32AC"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>do</w:t>
      </w: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t xml:space="preserve"> projeto.</w:t>
      </w:r>
    </w:p>
    <w:p w14:paraId="6EF04737" w14:textId="77777777" w:rsidR="00752F08" w:rsidRPr="00CE1BC4" w:rsidRDefault="00752F08" w:rsidP="00A9306D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298C9E9E" w14:textId="77777777" w:rsidR="00073D2F" w:rsidRPr="00CE1BC4" w:rsidRDefault="00073D2F" w:rsidP="003C6B3A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12ADD650" w14:textId="77777777" w:rsidR="00073D2F" w:rsidRPr="00CE1BC4" w:rsidRDefault="00EE0C15" w:rsidP="000B3A39">
      <w:pPr>
        <w:pStyle w:val="Ttulo1"/>
        <w:rPr>
          <w:rStyle w:val="apple-style-span"/>
          <w:rFonts w:cs="Arial"/>
          <w:sz w:val="24"/>
          <w:szCs w:val="24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  <w:br w:type="page"/>
      </w:r>
      <w:bookmarkStart w:id="54" w:name="_Toc129548201"/>
      <w:r w:rsidR="00A327EC" w:rsidRPr="00CE1BC4">
        <w:rPr>
          <w:rStyle w:val="apple-style-span"/>
          <w:rFonts w:cs="Arial"/>
          <w:sz w:val="24"/>
          <w:szCs w:val="24"/>
          <w:lang w:val="pt-PT"/>
        </w:rPr>
        <w:lastRenderedPageBreak/>
        <w:t>BIBLIOGRAFIA</w:t>
      </w:r>
      <w:bookmarkEnd w:id="54"/>
    </w:p>
    <w:p w14:paraId="32037668" w14:textId="77777777" w:rsidR="00073D2F" w:rsidRPr="00CE1BC4" w:rsidRDefault="00073D2F" w:rsidP="003C6B3A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4"/>
          <w:szCs w:val="24"/>
          <w:lang w:val="pt-PT"/>
        </w:rPr>
      </w:pPr>
    </w:p>
    <w:p w14:paraId="49E2483A" w14:textId="77777777" w:rsidR="000B3A39" w:rsidRPr="00CE1BC4" w:rsidRDefault="00A327EC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i/>
          <w:color w:val="000000"/>
          <w:sz w:val="20"/>
          <w:szCs w:val="20"/>
          <w:lang w:val="pt-PT"/>
        </w:rPr>
      </w:pPr>
      <w:r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[Relacionar, em tópicos e em ordem al</w:t>
      </w:r>
      <w:r w:rsidR="001B434C"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fa</w:t>
      </w:r>
      <w:r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bética, as principais fontes de consulta empregadas para estudo e desenvolvimento do projeto.  A bi</w:t>
      </w:r>
      <w:r w:rsidR="00236387"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 xml:space="preserve">bliografia deve ser apresentada na forma de lista numerada, contendo as seguintes informações mínimas por item, </w:t>
      </w:r>
      <w:r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na seguinte ordem: nomes dos autores (pessoa física ou instituição), título da fonte (livros, publicações, imagens, documentos em meio eletrônico</w:t>
      </w:r>
      <w:r w:rsidR="001B434C"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,</w:t>
      </w:r>
      <w:r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 xml:space="preserve"> etc) entre aspas, data da publicação ou, no caso de meio eletrônico, data de acesso e endereço (</w:t>
      </w:r>
      <w:r w:rsidRPr="00CE1BC4">
        <w:rPr>
          <w:rStyle w:val="apple-style-span"/>
          <w:rFonts w:ascii="Times New Roman" w:hAnsi="Times New Roman"/>
          <w:i/>
          <w:color w:val="000000"/>
          <w:sz w:val="20"/>
          <w:szCs w:val="20"/>
          <w:lang w:val="pt-PT"/>
        </w:rPr>
        <w:t>link).</w:t>
      </w:r>
      <w:r w:rsidRPr="00CE1BC4"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  <w:t>]</w:t>
      </w:r>
    </w:p>
    <w:p w14:paraId="08F9A7C0" w14:textId="5761292A" w:rsidR="00EE2142" w:rsidRPr="00CE1BC4" w:rsidRDefault="00EE2142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</w:pPr>
    </w:p>
    <w:p w14:paraId="457501EE" w14:textId="34D7E0DA" w:rsidR="00752F08" w:rsidRPr="00CE1BC4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</w:pPr>
    </w:p>
    <w:p w14:paraId="58D9D96B" w14:textId="3876CFFD" w:rsidR="00752F08" w:rsidRPr="00CE1BC4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pt-PT"/>
        </w:rPr>
      </w:pPr>
    </w:p>
    <w:p w14:paraId="4115E8E3" w14:textId="06819399" w:rsidR="00752F08" w:rsidRPr="007E7AB5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</w:pP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>GOOOOOOOGLE!!!!!</w:t>
      </w:r>
    </w:p>
    <w:p w14:paraId="34080955" w14:textId="6FC90781" w:rsidR="00752F08" w:rsidRPr="007E7AB5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</w:pP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ab/>
      </w: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ab/>
      </w: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ab/>
        <w:t>CHATGPT!!!!</w:t>
      </w:r>
    </w:p>
    <w:p w14:paraId="0E31D761" w14:textId="351135B1" w:rsidR="00752F08" w:rsidRPr="007E7AB5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</w:pP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ab/>
        <w:t>ROUUUUUUBAR CODIGO!!!</w:t>
      </w:r>
    </w:p>
    <w:p w14:paraId="7045A76E" w14:textId="3B3528E3" w:rsidR="00752F08" w:rsidRPr="007E7AB5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</w:pPr>
    </w:p>
    <w:p w14:paraId="016E651C" w14:textId="0F245C75" w:rsidR="00752F08" w:rsidRPr="007E7AB5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</w:pPr>
      <w:r w:rsidRPr="007E7AB5">
        <w:rPr>
          <w:rStyle w:val="apple-style-span"/>
          <w:rFonts w:ascii="Times New Roman" w:hAnsi="Times New Roman"/>
          <w:color w:val="000000"/>
          <w:sz w:val="20"/>
          <w:szCs w:val="20"/>
          <w:lang w:val="en-US"/>
        </w:rPr>
        <w:t>YEEAAHH!!</w:t>
      </w:r>
    </w:p>
    <w:p w14:paraId="00FB9C98" w14:textId="33F9DBD2" w:rsidR="00752F08" w:rsidRPr="002028A4" w:rsidRDefault="00B7594E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pt-PT"/>
          <w:rPrChange w:id="55" w:author="DANIEL ANDRE AMORIM PINTO" w:date="2023-03-13T10:56:00Z">
            <w:rPr>
              <w:rStyle w:val="apple-style-span"/>
              <w:rFonts w:ascii="Times New Roman" w:hAnsi="Times New Roman"/>
              <w:color w:val="000000"/>
              <w:sz w:val="20"/>
              <w:szCs w:val="20"/>
              <w:lang w:val="en-US"/>
            </w:rPr>
          </w:rPrChange>
        </w:rPr>
      </w:pPr>
      <w:ins w:id="56" w:author="Patrícia Christine Silva" w:date="2023-03-13T00:23:00Z">
        <w:r w:rsidRPr="002028A4">
          <w:rPr>
            <w:rStyle w:val="apple-style-span"/>
            <w:rFonts w:ascii="Times New Roman" w:hAnsi="Times New Roman"/>
            <w:color w:val="000000"/>
            <w:sz w:val="20"/>
            <w:szCs w:val="20"/>
            <w:lang w:val="pt-PT"/>
            <w:rPrChange w:id="57" w:author="DANIEL ANDRE AMORIM PINTO" w:date="2023-03-13T10:56:00Z">
              <w:rPr>
                <w:rStyle w:val="apple-style-span"/>
                <w:rFonts w:ascii="Times New Roman" w:hAnsi="Times New Roman"/>
                <w:color w:val="000000"/>
                <w:sz w:val="20"/>
                <w:szCs w:val="20"/>
                <w:lang w:val="en-US"/>
              </w:rPr>
            </w:rPrChange>
          </w:rPr>
          <w:t xml:space="preserve">Anda </w:t>
        </w:r>
        <w:proofErr w:type="spellStart"/>
        <w:proofErr w:type="gramStart"/>
        <w:r w:rsidRPr="002028A4">
          <w:rPr>
            <w:rStyle w:val="apple-style-span"/>
            <w:rFonts w:ascii="Times New Roman" w:hAnsi="Times New Roman"/>
            <w:color w:val="000000"/>
            <w:sz w:val="20"/>
            <w:szCs w:val="20"/>
            <w:lang w:val="pt-PT"/>
            <w:rPrChange w:id="58" w:author="DANIEL ANDRE AMORIM PINTO" w:date="2023-03-13T10:56:00Z">
              <w:rPr>
                <w:rStyle w:val="apple-style-span"/>
                <w:rFonts w:ascii="Times New Roman" w:hAnsi="Times New Roman"/>
                <w:color w:val="000000"/>
                <w:sz w:val="20"/>
                <w:szCs w:val="20"/>
                <w:lang w:val="en-US"/>
              </w:rPr>
            </w:rPrChange>
          </w:rPr>
          <w:t>môzinho</w:t>
        </w:r>
        <w:proofErr w:type="spellEnd"/>
        <w:r w:rsidRPr="002028A4">
          <w:rPr>
            <w:rStyle w:val="apple-style-span"/>
            <w:rFonts w:ascii="Times New Roman" w:hAnsi="Times New Roman"/>
            <w:color w:val="000000"/>
            <w:sz w:val="20"/>
            <w:szCs w:val="20"/>
            <w:lang w:val="pt-PT"/>
            <w:rPrChange w:id="59" w:author="DANIEL ANDRE AMORIM PINTO" w:date="2023-03-13T10:56:00Z">
              <w:rPr>
                <w:rStyle w:val="apple-style-span"/>
                <w:rFonts w:ascii="Times New Roman" w:hAnsi="Times New Roman"/>
                <w:color w:val="000000"/>
                <w:sz w:val="20"/>
                <w:szCs w:val="20"/>
                <w:lang w:val="en-US"/>
              </w:rPr>
            </w:rPrChange>
          </w:rPr>
          <w:t>..</w:t>
        </w:r>
        <w:proofErr w:type="gramEnd"/>
        <w:r w:rsidRPr="002028A4">
          <w:rPr>
            <w:rStyle w:val="apple-style-span"/>
            <w:rFonts w:ascii="Times New Roman" w:hAnsi="Times New Roman"/>
            <w:color w:val="000000"/>
            <w:sz w:val="20"/>
            <w:szCs w:val="20"/>
            <w:lang w:val="pt-PT"/>
            <w:rPrChange w:id="60" w:author="DANIEL ANDRE AMORIM PINTO" w:date="2023-03-13T10:56:00Z">
              <w:rPr>
                <w:rStyle w:val="apple-style-span"/>
                <w:rFonts w:ascii="Times New Roman" w:hAnsi="Times New Roman"/>
                <w:color w:val="000000"/>
                <w:sz w:val="20"/>
                <w:szCs w:val="20"/>
                <w:lang w:val="en-US"/>
              </w:rPr>
            </w:rPrChange>
          </w:rPr>
          <w:t xml:space="preserve"> está quase </w:t>
        </w:r>
      </w:ins>
    </w:p>
    <w:p w14:paraId="27E5E092" w14:textId="5100A772" w:rsidR="00752F08" w:rsidRPr="002028A4" w:rsidRDefault="00752F08" w:rsidP="000B3A39">
      <w:pPr>
        <w:spacing w:before="120" w:after="120" w:line="360" w:lineRule="auto"/>
        <w:jc w:val="both"/>
        <w:rPr>
          <w:rStyle w:val="apple-style-span"/>
          <w:rFonts w:ascii="Times New Roman" w:hAnsi="Times New Roman"/>
          <w:color w:val="000000"/>
          <w:sz w:val="20"/>
          <w:szCs w:val="20"/>
          <w:lang w:val="pt-PT"/>
          <w:rPrChange w:id="61" w:author="DANIEL ANDRE AMORIM PINTO" w:date="2023-03-13T10:56:00Z">
            <w:rPr>
              <w:rStyle w:val="apple-style-span"/>
              <w:rFonts w:ascii="Times New Roman" w:hAnsi="Times New Roman"/>
              <w:color w:val="000000"/>
              <w:sz w:val="20"/>
              <w:szCs w:val="20"/>
              <w:lang w:val="en-US"/>
            </w:rPr>
          </w:rPrChange>
        </w:rPr>
      </w:pPr>
    </w:p>
    <w:p w14:paraId="6CA51995" w14:textId="71ACBA4B" w:rsidR="003C7C60" w:rsidRPr="002028A4" w:rsidRDefault="003C7C60">
      <w:pPr>
        <w:spacing w:after="0" w:line="240" w:lineRule="auto"/>
        <w:rPr>
          <w:rStyle w:val="apple-style-span"/>
          <w:rFonts w:ascii="Times New Roman" w:eastAsia="Times New Roman" w:hAnsi="Times New Roman"/>
          <w:b/>
          <w:bCs/>
          <w:color w:val="000000"/>
          <w:kern w:val="32"/>
          <w:sz w:val="24"/>
          <w:szCs w:val="24"/>
          <w:lang w:val="pt-PT"/>
          <w:rPrChange w:id="62" w:author="DANIEL ANDRE AMORIM PINTO" w:date="2023-03-13T10:56:00Z">
            <w:rPr>
              <w:rStyle w:val="apple-style-span"/>
              <w:rFonts w:ascii="Times New Roman" w:eastAsia="Times New Roman" w:hAnsi="Times New Roman"/>
              <w:b/>
              <w:bCs/>
              <w:color w:val="000000"/>
              <w:kern w:val="32"/>
              <w:sz w:val="24"/>
              <w:szCs w:val="24"/>
              <w:lang w:val="en-US"/>
            </w:rPr>
          </w:rPrChange>
        </w:rPr>
      </w:pPr>
      <w:r w:rsidRPr="002028A4">
        <w:rPr>
          <w:rStyle w:val="apple-style-span"/>
          <w:rFonts w:ascii="Times New Roman" w:hAnsi="Times New Roman"/>
          <w:color w:val="000000"/>
          <w:sz w:val="24"/>
          <w:szCs w:val="24"/>
          <w:lang w:val="pt-PT"/>
          <w:rPrChange w:id="63" w:author="DANIEL ANDRE AMORIM PINTO" w:date="2023-03-13T10:56:00Z">
            <w:rPr>
              <w:rStyle w:val="apple-style-span"/>
              <w:rFonts w:ascii="Times New Roman" w:hAnsi="Times New Roman"/>
              <w:color w:val="000000"/>
              <w:sz w:val="24"/>
              <w:szCs w:val="24"/>
              <w:lang w:val="en-US"/>
            </w:rPr>
          </w:rPrChange>
        </w:rPr>
        <w:br w:type="page"/>
      </w:r>
    </w:p>
    <w:p w14:paraId="392DC3F1" w14:textId="5305EC68" w:rsidR="003C7C60" w:rsidRPr="00CE1BC4" w:rsidRDefault="003C7C60" w:rsidP="00E34BFF">
      <w:pPr>
        <w:pStyle w:val="Ttulo1"/>
        <w:rPr>
          <w:rStyle w:val="apple-style-span"/>
          <w:sz w:val="24"/>
          <w:szCs w:val="24"/>
          <w:lang w:val="pt-PT"/>
        </w:rPr>
      </w:pPr>
      <w:bookmarkStart w:id="64" w:name="_Toc129548202"/>
      <w:r w:rsidRPr="00CE1BC4">
        <w:rPr>
          <w:rStyle w:val="apple-style-span"/>
          <w:sz w:val="24"/>
          <w:szCs w:val="24"/>
          <w:lang w:val="pt-PT"/>
        </w:rPr>
        <w:lastRenderedPageBreak/>
        <w:t>ANEXO 1 – GAME DESIGN DOCUMENT</w:t>
      </w:r>
      <w:bookmarkEnd w:id="64"/>
    </w:p>
    <w:p w14:paraId="2BC2C1A7" w14:textId="77777777" w:rsidR="003C7C60" w:rsidRPr="00CE1BC4" w:rsidRDefault="003C7C60" w:rsidP="003C7C60">
      <w:pPr>
        <w:rPr>
          <w:lang w:val="pt-PT"/>
        </w:rPr>
      </w:pPr>
    </w:p>
    <w:p w14:paraId="698BF9FC" w14:textId="77777777" w:rsidR="003C7C60" w:rsidRPr="00CE1BC4" w:rsidRDefault="003C7C60">
      <w:pPr>
        <w:spacing w:after="0" w:line="240" w:lineRule="auto"/>
        <w:rPr>
          <w:lang w:val="pt-PT"/>
        </w:rPr>
      </w:pPr>
      <w:r w:rsidRPr="00CE1BC4">
        <w:rPr>
          <w:lang w:val="pt-PT"/>
        </w:rPr>
        <w:br w:type="page"/>
      </w:r>
    </w:p>
    <w:p w14:paraId="3A021BFA" w14:textId="77777777" w:rsidR="003C7C60" w:rsidRPr="00CE1BC4" w:rsidRDefault="003C7C60" w:rsidP="003C7C60">
      <w:pPr>
        <w:pStyle w:val="Ttulo1"/>
        <w:rPr>
          <w:rStyle w:val="apple-style-span"/>
          <w:sz w:val="24"/>
          <w:szCs w:val="24"/>
          <w:lang w:val="pt-PT"/>
        </w:rPr>
      </w:pPr>
      <w:bookmarkStart w:id="65" w:name="_Toc129548203"/>
      <w:r w:rsidRPr="00CE1BC4">
        <w:rPr>
          <w:rStyle w:val="apple-style-span"/>
          <w:sz w:val="24"/>
          <w:szCs w:val="24"/>
          <w:lang w:val="pt-PT"/>
        </w:rPr>
        <w:lastRenderedPageBreak/>
        <w:t>ANEXO 2 – CÓDIGO FONTE</w:t>
      </w:r>
      <w:bookmarkEnd w:id="65"/>
    </w:p>
    <w:p w14:paraId="08560991" w14:textId="77777777" w:rsidR="003C7C60" w:rsidRPr="00CE1BC4" w:rsidRDefault="003C7C60" w:rsidP="003C7C60">
      <w:pPr>
        <w:rPr>
          <w:lang w:val="pt-PT"/>
        </w:rPr>
      </w:pPr>
    </w:p>
    <w:sectPr w:rsidR="003C7C60" w:rsidRPr="00CE1BC4" w:rsidSect="00E6511F">
      <w:footerReference w:type="default" r:id="rId18"/>
      <w:headerReference w:type="first" r:id="rId19"/>
      <w:pgSz w:w="11906" w:h="16838" w:code="9"/>
      <w:pgMar w:top="1418" w:right="1701" w:bottom="1242" w:left="1701" w:header="709" w:footer="124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AD19D" w14:textId="77777777" w:rsidR="005B23C0" w:rsidRDefault="005B23C0" w:rsidP="00385CF2">
      <w:pPr>
        <w:spacing w:after="0" w:line="240" w:lineRule="auto"/>
      </w:pPr>
      <w:r>
        <w:separator/>
      </w:r>
    </w:p>
  </w:endnote>
  <w:endnote w:type="continuationSeparator" w:id="0">
    <w:p w14:paraId="13C9D482" w14:textId="77777777" w:rsidR="005B23C0" w:rsidRDefault="005B23C0" w:rsidP="0038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﷽﷽﷽﷽﷽﷽﷽﷽￸ĝ톀Ɩ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DC37F" w14:textId="77777777" w:rsidR="007277E7" w:rsidRDefault="005B23C0" w:rsidP="00405E1F">
    <w:pPr>
      <w:pStyle w:val="Rodap"/>
      <w:spacing w:after="0" w:line="240" w:lineRule="auto"/>
      <w:jc w:val="both"/>
      <w:rPr>
        <w:rFonts w:ascii="Arial" w:hAnsi="Arial" w:cs="Arial"/>
        <w:b/>
        <w:sz w:val="16"/>
        <w:szCs w:val="16"/>
      </w:rPr>
    </w:pPr>
    <w:r>
      <w:rPr>
        <w:rFonts w:ascii="Arial" w:hAnsi="Arial" w:cs="Arial"/>
        <w:b/>
        <w:noProof/>
        <w:sz w:val="16"/>
        <w:szCs w:val="16"/>
      </w:rPr>
      <w:pict w14:anchorId="3E46FEB9">
        <v:rect id="_x0000_i1025" alt="" style="width:425.2pt;height:.05pt;mso-width-percent:0;mso-height-percent:0;mso-width-percent:0;mso-height-percent:0" o:hralign="center" o:hrstd="t" o:hr="t" fillcolor="#a0a0a0" stroked="f"/>
      </w:pict>
    </w:r>
  </w:p>
  <w:p w14:paraId="5C819BAD" w14:textId="70381139" w:rsidR="007277E7" w:rsidRPr="00405E1F" w:rsidRDefault="007277E7" w:rsidP="00405E1F">
    <w:pPr>
      <w:pStyle w:val="Rodap"/>
      <w:spacing w:after="0" w:line="240" w:lineRule="auto"/>
      <w:jc w:val="both"/>
      <w:rPr>
        <w:rFonts w:ascii="Arial" w:hAnsi="Arial" w:cs="Arial"/>
        <w:b/>
        <w:sz w:val="16"/>
        <w:szCs w:val="16"/>
      </w:rPr>
    </w:pPr>
    <w:r w:rsidRPr="00ED3D47">
      <w:rPr>
        <w:rFonts w:ascii="Arial" w:hAnsi="Arial" w:cs="Arial"/>
        <w:b/>
        <w:sz w:val="16"/>
        <w:szCs w:val="16"/>
      </w:rPr>
      <w:t>Projeto de tecnologias e programação de sistemas de informação (5425)</w:t>
    </w:r>
  </w:p>
  <w:p w14:paraId="60F4BFC7" w14:textId="286E2876" w:rsidR="007277E7" w:rsidRPr="00ED3D47" w:rsidRDefault="007277E7" w:rsidP="00ED3D47">
    <w:pPr>
      <w:pStyle w:val="Rodap"/>
      <w:jc w:val="both"/>
      <w:rPr>
        <w:rFonts w:ascii="Arial" w:hAnsi="Arial" w:cs="Arial"/>
        <w:b/>
        <w:sz w:val="16"/>
        <w:szCs w:val="16"/>
      </w:rPr>
    </w:pPr>
    <w:r w:rsidRPr="00405E1F">
      <w:rPr>
        <w:rFonts w:ascii="Arial" w:hAnsi="Arial" w:cs="Arial"/>
        <w:b/>
        <w:sz w:val="16"/>
        <w:szCs w:val="16"/>
      </w:rPr>
      <w:t xml:space="preserve">Pág </w: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begin"/>
    </w:r>
    <w:r w:rsidRPr="00405E1F">
      <w:rPr>
        <w:rStyle w:val="Nmerodepgina"/>
        <w:rFonts w:ascii="Arial" w:hAnsi="Arial" w:cs="Arial"/>
        <w:b/>
        <w:sz w:val="16"/>
        <w:szCs w:val="16"/>
      </w:rPr>
      <w:instrText xml:space="preserve"> PAGE </w:instrTex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separate"/>
    </w:r>
    <w:r>
      <w:rPr>
        <w:rStyle w:val="Nmerodepgina"/>
        <w:rFonts w:ascii="Arial" w:hAnsi="Arial" w:cs="Arial"/>
        <w:b/>
        <w:noProof/>
        <w:sz w:val="16"/>
        <w:szCs w:val="16"/>
      </w:rPr>
      <w:t>2</w: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end"/>
    </w:r>
    <w:r w:rsidRPr="00405E1F">
      <w:rPr>
        <w:rStyle w:val="Nmerodepgina"/>
        <w:rFonts w:ascii="Arial" w:hAnsi="Arial" w:cs="Arial"/>
        <w:b/>
        <w:sz w:val="16"/>
        <w:szCs w:val="16"/>
      </w:rPr>
      <w:t xml:space="preserve"> / </w: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begin"/>
    </w:r>
    <w:r w:rsidRPr="00405E1F">
      <w:rPr>
        <w:rStyle w:val="Nmerodepgina"/>
        <w:rFonts w:ascii="Arial" w:hAnsi="Arial" w:cs="Arial"/>
        <w:b/>
        <w:sz w:val="16"/>
        <w:szCs w:val="16"/>
      </w:rPr>
      <w:instrText xml:space="preserve"> NUMPAGES </w:instrTex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separate"/>
    </w:r>
    <w:r>
      <w:rPr>
        <w:rStyle w:val="Nmerodepgina"/>
        <w:rFonts w:ascii="Arial" w:hAnsi="Arial" w:cs="Arial"/>
        <w:b/>
        <w:noProof/>
        <w:sz w:val="16"/>
        <w:szCs w:val="16"/>
      </w:rPr>
      <w:t>11</w:t>
    </w:r>
    <w:r w:rsidRPr="00405E1F">
      <w:rPr>
        <w:rStyle w:val="Nmerodepgina"/>
        <w:rFonts w:ascii="Arial" w:hAnsi="Arial" w:cs="Arial"/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DD451" w14:textId="77777777" w:rsidR="005B23C0" w:rsidRDefault="005B23C0" w:rsidP="00385CF2">
      <w:pPr>
        <w:spacing w:after="0" w:line="240" w:lineRule="auto"/>
      </w:pPr>
      <w:r>
        <w:separator/>
      </w:r>
    </w:p>
  </w:footnote>
  <w:footnote w:type="continuationSeparator" w:id="0">
    <w:p w14:paraId="02C96C29" w14:textId="77777777" w:rsidR="005B23C0" w:rsidRDefault="005B23C0" w:rsidP="0038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52245" w14:textId="59960FAE" w:rsidR="007277E7" w:rsidRDefault="007277E7" w:rsidP="00823A86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6A60"/>
    <w:multiLevelType w:val="hybridMultilevel"/>
    <w:tmpl w:val="5DFC1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5391B"/>
    <w:multiLevelType w:val="hybridMultilevel"/>
    <w:tmpl w:val="25E2A28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84699"/>
    <w:multiLevelType w:val="hybridMultilevel"/>
    <w:tmpl w:val="58CE2A3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D2386"/>
    <w:multiLevelType w:val="hybridMultilevel"/>
    <w:tmpl w:val="FD2660D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6611F"/>
    <w:multiLevelType w:val="hybridMultilevel"/>
    <w:tmpl w:val="5B58B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35D8A"/>
    <w:multiLevelType w:val="hybridMultilevel"/>
    <w:tmpl w:val="687858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C1D11"/>
    <w:multiLevelType w:val="hybridMultilevel"/>
    <w:tmpl w:val="A95818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AE2113"/>
    <w:multiLevelType w:val="hybridMultilevel"/>
    <w:tmpl w:val="128259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A6466D"/>
    <w:multiLevelType w:val="hybridMultilevel"/>
    <w:tmpl w:val="E952B63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643C0"/>
    <w:multiLevelType w:val="hybridMultilevel"/>
    <w:tmpl w:val="5218CA6A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3D5E3B"/>
    <w:multiLevelType w:val="hybridMultilevel"/>
    <w:tmpl w:val="AF0A7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4F2D42"/>
    <w:multiLevelType w:val="hybridMultilevel"/>
    <w:tmpl w:val="E5AEDE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1267F9"/>
    <w:multiLevelType w:val="hybridMultilevel"/>
    <w:tmpl w:val="A33CE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2"/>
  </w:num>
  <w:num w:numId="5">
    <w:abstractNumId w:val="11"/>
  </w:num>
  <w:num w:numId="6">
    <w:abstractNumId w:val="10"/>
  </w:num>
  <w:num w:numId="7">
    <w:abstractNumId w:val="9"/>
  </w:num>
  <w:num w:numId="8">
    <w:abstractNumId w:val="6"/>
  </w:num>
  <w:num w:numId="9">
    <w:abstractNumId w:val="2"/>
  </w:num>
  <w:num w:numId="10">
    <w:abstractNumId w:val="1"/>
  </w:num>
  <w:num w:numId="11">
    <w:abstractNumId w:val="3"/>
  </w:num>
  <w:num w:numId="12">
    <w:abstractNumId w:val="8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NIEL ANDRE AMORIM PINTO">
    <w15:presenceInfo w15:providerId="AD" w15:userId="S::daniel.pinto@ubi.pt::b2badc76-5ea7-4b0c-93ef-86d38b9626db"/>
  </w15:person>
  <w15:person w15:author="Patrícia Christine Silva">
    <w15:presenceInfo w15:providerId="None" w15:userId="Patrícia Christine Silv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C2"/>
    <w:rsid w:val="0000426B"/>
    <w:rsid w:val="00005F91"/>
    <w:rsid w:val="0001463F"/>
    <w:rsid w:val="000156AB"/>
    <w:rsid w:val="00044554"/>
    <w:rsid w:val="000537AB"/>
    <w:rsid w:val="0005404F"/>
    <w:rsid w:val="00063AEC"/>
    <w:rsid w:val="00073D2F"/>
    <w:rsid w:val="000A5F3A"/>
    <w:rsid w:val="000B02B9"/>
    <w:rsid w:val="000B0A26"/>
    <w:rsid w:val="000B3A39"/>
    <w:rsid w:val="000B43B1"/>
    <w:rsid w:val="000B68B1"/>
    <w:rsid w:val="000C2F23"/>
    <w:rsid w:val="000C3509"/>
    <w:rsid w:val="000E59B0"/>
    <w:rsid w:val="000E77ED"/>
    <w:rsid w:val="0010144A"/>
    <w:rsid w:val="00110559"/>
    <w:rsid w:val="00140A8D"/>
    <w:rsid w:val="00147071"/>
    <w:rsid w:val="001641A5"/>
    <w:rsid w:val="0019039F"/>
    <w:rsid w:val="001A2FBC"/>
    <w:rsid w:val="001A5573"/>
    <w:rsid w:val="001A69E1"/>
    <w:rsid w:val="001B434C"/>
    <w:rsid w:val="001B4D1B"/>
    <w:rsid w:val="001E27E7"/>
    <w:rsid w:val="002028A4"/>
    <w:rsid w:val="0021668A"/>
    <w:rsid w:val="00217791"/>
    <w:rsid w:val="00217AE7"/>
    <w:rsid w:val="00217F8A"/>
    <w:rsid w:val="002216C7"/>
    <w:rsid w:val="002319FA"/>
    <w:rsid w:val="00236387"/>
    <w:rsid w:val="002469AE"/>
    <w:rsid w:val="00251A64"/>
    <w:rsid w:val="00267867"/>
    <w:rsid w:val="00267AB4"/>
    <w:rsid w:val="002720FC"/>
    <w:rsid w:val="00277375"/>
    <w:rsid w:val="002801C8"/>
    <w:rsid w:val="002C5243"/>
    <w:rsid w:val="002D2FFE"/>
    <w:rsid w:val="002F0542"/>
    <w:rsid w:val="002F7313"/>
    <w:rsid w:val="00325A8E"/>
    <w:rsid w:val="00340171"/>
    <w:rsid w:val="00345526"/>
    <w:rsid w:val="00360FB8"/>
    <w:rsid w:val="0036233F"/>
    <w:rsid w:val="00385CF2"/>
    <w:rsid w:val="003912DD"/>
    <w:rsid w:val="003B79E6"/>
    <w:rsid w:val="003C351E"/>
    <w:rsid w:val="003C6B3A"/>
    <w:rsid w:val="003C7C60"/>
    <w:rsid w:val="003E6694"/>
    <w:rsid w:val="003F096E"/>
    <w:rsid w:val="00405E1F"/>
    <w:rsid w:val="00407FFC"/>
    <w:rsid w:val="00415D93"/>
    <w:rsid w:val="00434C6E"/>
    <w:rsid w:val="00434F07"/>
    <w:rsid w:val="00454A44"/>
    <w:rsid w:val="00455090"/>
    <w:rsid w:val="004554C1"/>
    <w:rsid w:val="0045580B"/>
    <w:rsid w:val="004625FB"/>
    <w:rsid w:val="004664F2"/>
    <w:rsid w:val="004A1BFC"/>
    <w:rsid w:val="004A4D3D"/>
    <w:rsid w:val="004B19D8"/>
    <w:rsid w:val="004B711D"/>
    <w:rsid w:val="004C0172"/>
    <w:rsid w:val="004C10A6"/>
    <w:rsid w:val="004C231A"/>
    <w:rsid w:val="004E6EF4"/>
    <w:rsid w:val="00501FC3"/>
    <w:rsid w:val="00524380"/>
    <w:rsid w:val="00530BB7"/>
    <w:rsid w:val="00534010"/>
    <w:rsid w:val="00541BE5"/>
    <w:rsid w:val="00552978"/>
    <w:rsid w:val="00562889"/>
    <w:rsid w:val="00564E25"/>
    <w:rsid w:val="00575941"/>
    <w:rsid w:val="00581308"/>
    <w:rsid w:val="00593C76"/>
    <w:rsid w:val="005A4E5F"/>
    <w:rsid w:val="005A528B"/>
    <w:rsid w:val="005A5D25"/>
    <w:rsid w:val="005B23C0"/>
    <w:rsid w:val="005B605D"/>
    <w:rsid w:val="005C4A63"/>
    <w:rsid w:val="005C5530"/>
    <w:rsid w:val="005D2ADE"/>
    <w:rsid w:val="005D5B57"/>
    <w:rsid w:val="005E1501"/>
    <w:rsid w:val="005E17B2"/>
    <w:rsid w:val="005F3022"/>
    <w:rsid w:val="005F6E4C"/>
    <w:rsid w:val="005F7324"/>
    <w:rsid w:val="006024B4"/>
    <w:rsid w:val="00620A74"/>
    <w:rsid w:val="00634F54"/>
    <w:rsid w:val="00641BF6"/>
    <w:rsid w:val="006533C1"/>
    <w:rsid w:val="0065510D"/>
    <w:rsid w:val="006577EC"/>
    <w:rsid w:val="0067279C"/>
    <w:rsid w:val="00683AE2"/>
    <w:rsid w:val="0069177F"/>
    <w:rsid w:val="0069259C"/>
    <w:rsid w:val="00694B29"/>
    <w:rsid w:val="00697005"/>
    <w:rsid w:val="006A32AC"/>
    <w:rsid w:val="006A5E82"/>
    <w:rsid w:val="006B1E8C"/>
    <w:rsid w:val="006B43A6"/>
    <w:rsid w:val="006B46E6"/>
    <w:rsid w:val="006F5AAC"/>
    <w:rsid w:val="00705EF9"/>
    <w:rsid w:val="007074E5"/>
    <w:rsid w:val="00714007"/>
    <w:rsid w:val="007143B0"/>
    <w:rsid w:val="007277E7"/>
    <w:rsid w:val="007332A2"/>
    <w:rsid w:val="0074724C"/>
    <w:rsid w:val="00750C7A"/>
    <w:rsid w:val="00752F08"/>
    <w:rsid w:val="00762DB3"/>
    <w:rsid w:val="00773C47"/>
    <w:rsid w:val="00783A4E"/>
    <w:rsid w:val="00783F70"/>
    <w:rsid w:val="00796F58"/>
    <w:rsid w:val="00797189"/>
    <w:rsid w:val="007B0B7D"/>
    <w:rsid w:val="007C5DF8"/>
    <w:rsid w:val="007C64AB"/>
    <w:rsid w:val="007D4CC2"/>
    <w:rsid w:val="007E7AB5"/>
    <w:rsid w:val="007F1EA3"/>
    <w:rsid w:val="007F1F4F"/>
    <w:rsid w:val="007F6F2F"/>
    <w:rsid w:val="00820734"/>
    <w:rsid w:val="00823747"/>
    <w:rsid w:val="00823A86"/>
    <w:rsid w:val="00831375"/>
    <w:rsid w:val="00833125"/>
    <w:rsid w:val="00837428"/>
    <w:rsid w:val="008533CC"/>
    <w:rsid w:val="00884648"/>
    <w:rsid w:val="008A16F1"/>
    <w:rsid w:val="008A23F7"/>
    <w:rsid w:val="008A4B66"/>
    <w:rsid w:val="008B02F6"/>
    <w:rsid w:val="008B4574"/>
    <w:rsid w:val="008D3B38"/>
    <w:rsid w:val="008D6EAB"/>
    <w:rsid w:val="008E7F54"/>
    <w:rsid w:val="008F45D3"/>
    <w:rsid w:val="008F6F25"/>
    <w:rsid w:val="009077D4"/>
    <w:rsid w:val="00911674"/>
    <w:rsid w:val="00917E0F"/>
    <w:rsid w:val="0092598D"/>
    <w:rsid w:val="00926348"/>
    <w:rsid w:val="00946406"/>
    <w:rsid w:val="00960FFC"/>
    <w:rsid w:val="00962FFF"/>
    <w:rsid w:val="00967D3D"/>
    <w:rsid w:val="00986CAD"/>
    <w:rsid w:val="00993AC5"/>
    <w:rsid w:val="009A72C2"/>
    <w:rsid w:val="009B6F2E"/>
    <w:rsid w:val="009C7FF8"/>
    <w:rsid w:val="009E448C"/>
    <w:rsid w:val="009F13C4"/>
    <w:rsid w:val="009F599C"/>
    <w:rsid w:val="00A327EC"/>
    <w:rsid w:val="00A3341C"/>
    <w:rsid w:val="00A432E2"/>
    <w:rsid w:val="00A477F9"/>
    <w:rsid w:val="00A9306D"/>
    <w:rsid w:val="00AA1481"/>
    <w:rsid w:val="00AA5752"/>
    <w:rsid w:val="00AB0F12"/>
    <w:rsid w:val="00AC5669"/>
    <w:rsid w:val="00AE4F75"/>
    <w:rsid w:val="00B053CF"/>
    <w:rsid w:val="00B07A65"/>
    <w:rsid w:val="00B10C29"/>
    <w:rsid w:val="00B11735"/>
    <w:rsid w:val="00B17752"/>
    <w:rsid w:val="00B20D3B"/>
    <w:rsid w:val="00B2309F"/>
    <w:rsid w:val="00B3192A"/>
    <w:rsid w:val="00B34D4F"/>
    <w:rsid w:val="00B44A8F"/>
    <w:rsid w:val="00B624EC"/>
    <w:rsid w:val="00B63979"/>
    <w:rsid w:val="00B74F7E"/>
    <w:rsid w:val="00B7594E"/>
    <w:rsid w:val="00B91053"/>
    <w:rsid w:val="00BB14A3"/>
    <w:rsid w:val="00BB3F97"/>
    <w:rsid w:val="00BB62ED"/>
    <w:rsid w:val="00BC1D0D"/>
    <w:rsid w:val="00BE5D61"/>
    <w:rsid w:val="00BE78BD"/>
    <w:rsid w:val="00C02773"/>
    <w:rsid w:val="00C0323B"/>
    <w:rsid w:val="00C03A26"/>
    <w:rsid w:val="00C11446"/>
    <w:rsid w:val="00C175BC"/>
    <w:rsid w:val="00C30976"/>
    <w:rsid w:val="00C4322B"/>
    <w:rsid w:val="00C45DEB"/>
    <w:rsid w:val="00C5702C"/>
    <w:rsid w:val="00C74CB2"/>
    <w:rsid w:val="00C8685A"/>
    <w:rsid w:val="00C9209A"/>
    <w:rsid w:val="00CB086E"/>
    <w:rsid w:val="00CC4176"/>
    <w:rsid w:val="00CD21DF"/>
    <w:rsid w:val="00CD74C1"/>
    <w:rsid w:val="00CE1BC4"/>
    <w:rsid w:val="00CE65B6"/>
    <w:rsid w:val="00CE787F"/>
    <w:rsid w:val="00CF2AE4"/>
    <w:rsid w:val="00D10220"/>
    <w:rsid w:val="00D230FE"/>
    <w:rsid w:val="00D27118"/>
    <w:rsid w:val="00D30973"/>
    <w:rsid w:val="00D40367"/>
    <w:rsid w:val="00D61636"/>
    <w:rsid w:val="00D726A1"/>
    <w:rsid w:val="00D80090"/>
    <w:rsid w:val="00D83115"/>
    <w:rsid w:val="00D90FA4"/>
    <w:rsid w:val="00D950ED"/>
    <w:rsid w:val="00DA01C3"/>
    <w:rsid w:val="00DB3FA8"/>
    <w:rsid w:val="00DC518A"/>
    <w:rsid w:val="00DF29AE"/>
    <w:rsid w:val="00E132E5"/>
    <w:rsid w:val="00E1570E"/>
    <w:rsid w:val="00E23D0B"/>
    <w:rsid w:val="00E243AA"/>
    <w:rsid w:val="00E336A8"/>
    <w:rsid w:val="00E34BFF"/>
    <w:rsid w:val="00E42009"/>
    <w:rsid w:val="00E43371"/>
    <w:rsid w:val="00E439F5"/>
    <w:rsid w:val="00E533F1"/>
    <w:rsid w:val="00E60D3C"/>
    <w:rsid w:val="00E6511F"/>
    <w:rsid w:val="00E70291"/>
    <w:rsid w:val="00E81B26"/>
    <w:rsid w:val="00E9506A"/>
    <w:rsid w:val="00EA294A"/>
    <w:rsid w:val="00EA2DCE"/>
    <w:rsid w:val="00EB7245"/>
    <w:rsid w:val="00EB76A8"/>
    <w:rsid w:val="00EC2B6F"/>
    <w:rsid w:val="00ED377D"/>
    <w:rsid w:val="00ED3D47"/>
    <w:rsid w:val="00ED7C52"/>
    <w:rsid w:val="00EE0C15"/>
    <w:rsid w:val="00EE2142"/>
    <w:rsid w:val="00EF1C5B"/>
    <w:rsid w:val="00F11D01"/>
    <w:rsid w:val="00F147C2"/>
    <w:rsid w:val="00F238BC"/>
    <w:rsid w:val="00F5461A"/>
    <w:rsid w:val="00F54F82"/>
    <w:rsid w:val="00F81BED"/>
    <w:rsid w:val="00FA29A7"/>
    <w:rsid w:val="00FB4E31"/>
    <w:rsid w:val="00FB63F0"/>
    <w:rsid w:val="00FE2BFF"/>
    <w:rsid w:val="00FF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690105"/>
  <w15:docId w15:val="{DC179444-D040-3545-8F76-602A3DBC7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FF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EA294A"/>
    <w:pPr>
      <w:keepNext/>
      <w:spacing w:before="240" w:after="60"/>
      <w:outlineLvl w:val="0"/>
    </w:pPr>
    <w:rPr>
      <w:rFonts w:ascii="Arial" w:eastAsia="Times New Roman" w:hAnsi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A01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277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style-span">
    <w:name w:val="apple-style-span"/>
    <w:basedOn w:val="Tipodeletrapredefinidodopargrafo"/>
    <w:rsid w:val="009A72C2"/>
  </w:style>
  <w:style w:type="character" w:styleId="Forte">
    <w:name w:val="Strong"/>
    <w:basedOn w:val="Tipodeletrapredefinidodopargrafo"/>
    <w:uiPriority w:val="22"/>
    <w:qFormat/>
    <w:rsid w:val="009A72C2"/>
    <w:rPr>
      <w:b/>
      <w:bCs/>
    </w:rPr>
  </w:style>
  <w:style w:type="character" w:customStyle="1" w:styleId="apple-converted-space">
    <w:name w:val="apple-converted-space"/>
    <w:basedOn w:val="Tipodeletrapredefinidodopargrafo"/>
    <w:rsid w:val="009A72C2"/>
  </w:style>
  <w:style w:type="character" w:styleId="Hiperligao">
    <w:name w:val="Hyperlink"/>
    <w:basedOn w:val="Tipodeletrapredefinidodopargrafo"/>
    <w:uiPriority w:val="99"/>
    <w:unhideWhenUsed/>
    <w:rsid w:val="00552978"/>
    <w:rPr>
      <w:color w:val="0000FF"/>
      <w:u w:val="single"/>
    </w:rPr>
  </w:style>
  <w:style w:type="paragraph" w:styleId="PargrafodaLista">
    <w:name w:val="List Paragraph"/>
    <w:basedOn w:val="Normal"/>
    <w:uiPriority w:val="1"/>
    <w:qFormat/>
    <w:rsid w:val="00F54F82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DA01C3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C3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A294A"/>
    <w:rPr>
      <w:rFonts w:ascii="Arial" w:eastAsia="Times New Roman" w:hAnsi="Arial"/>
      <w:b/>
      <w:bCs/>
      <w:kern w:val="32"/>
      <w:sz w:val="28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A01C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Cabealho">
    <w:name w:val="header"/>
    <w:basedOn w:val="Normal"/>
    <w:link w:val="CabealhoCarter"/>
    <w:uiPriority w:val="99"/>
    <w:unhideWhenUsed/>
    <w:rsid w:val="00385CF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85CF2"/>
    <w:rPr>
      <w:sz w:val="22"/>
      <w:szCs w:val="22"/>
      <w:lang w:eastAsia="en-US"/>
    </w:rPr>
  </w:style>
  <w:style w:type="paragraph" w:styleId="Rodap">
    <w:name w:val="footer"/>
    <w:basedOn w:val="Normal"/>
    <w:link w:val="RodapCarter"/>
    <w:uiPriority w:val="99"/>
    <w:unhideWhenUsed/>
    <w:rsid w:val="00385CF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85CF2"/>
    <w:rPr>
      <w:sz w:val="22"/>
      <w:szCs w:val="22"/>
      <w:lang w:eastAsia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85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85CF2"/>
    <w:rPr>
      <w:rFonts w:ascii="Tahoma" w:hAnsi="Tahoma" w:cs="Tahoma"/>
      <w:sz w:val="16"/>
      <w:szCs w:val="16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593C76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593C76"/>
    <w:rPr>
      <w:lang w:eastAsia="en-US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593C76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D6163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61636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D61636"/>
    <w:rPr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6163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D61636"/>
    <w:rPr>
      <w:b/>
      <w:bCs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0B3A39"/>
    <w:pPr>
      <w:keepLines/>
      <w:spacing w:before="480" w:after="0"/>
      <w:outlineLvl w:val="9"/>
    </w:pPr>
    <w:rPr>
      <w:rFonts w:ascii="Cambria" w:hAnsi="Cambria"/>
      <w:color w:val="365F91"/>
      <w:kern w:val="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0B3A39"/>
  </w:style>
  <w:style w:type="character" w:styleId="Nmerodelinha">
    <w:name w:val="line number"/>
    <w:basedOn w:val="Tipodeletrapredefinidodopargrafo"/>
    <w:uiPriority w:val="99"/>
    <w:semiHidden/>
    <w:unhideWhenUsed/>
    <w:rsid w:val="00454A44"/>
  </w:style>
  <w:style w:type="character" w:styleId="Nmerodepgina">
    <w:name w:val="page number"/>
    <w:basedOn w:val="Tipodeletrapredefinidodopargrafo"/>
    <w:rsid w:val="00EC2B6F"/>
  </w:style>
  <w:style w:type="table" w:styleId="TabelacomGrelha">
    <w:name w:val="Table Grid"/>
    <w:basedOn w:val="Tabelanormal"/>
    <w:uiPriority w:val="59"/>
    <w:rsid w:val="00B177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DF29AE"/>
    <w:pPr>
      <w:widowControl w:val="0"/>
      <w:autoSpaceDE w:val="0"/>
      <w:autoSpaceDN w:val="0"/>
      <w:spacing w:line="240" w:lineRule="auto"/>
    </w:pPr>
    <w:rPr>
      <w:rFonts w:ascii="Arial" w:eastAsia="Arial" w:hAnsi="Arial" w:cs="Arial"/>
      <w:i/>
      <w:iCs/>
      <w:color w:val="1F497D" w:themeColor="text2"/>
      <w:sz w:val="18"/>
      <w:szCs w:val="18"/>
      <w:lang w:val="en-US"/>
    </w:rPr>
  </w:style>
  <w:style w:type="table" w:styleId="SimplesTabela2">
    <w:name w:val="Plain Table 2"/>
    <w:basedOn w:val="Tabelanormal"/>
    <w:uiPriority w:val="42"/>
    <w:rsid w:val="002469A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uiPriority w:val="41"/>
    <w:rsid w:val="002469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2469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">
    <w:name w:val="Grid Table 1 Light"/>
    <w:basedOn w:val="Tabelanormal"/>
    <w:uiPriority w:val="46"/>
    <w:rsid w:val="002469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2469AE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2">
    <w:name w:val="toc 2"/>
    <w:basedOn w:val="Normal"/>
    <w:next w:val="Normal"/>
    <w:autoRedefine/>
    <w:uiPriority w:val="39"/>
    <w:unhideWhenUsed/>
    <w:rsid w:val="00581308"/>
    <w:pPr>
      <w:spacing w:after="100"/>
      <w:ind w:left="220"/>
    </w:pPr>
  </w:style>
  <w:style w:type="paragraph" w:styleId="Reviso">
    <w:name w:val="Revision"/>
    <w:hidden/>
    <w:uiPriority w:val="99"/>
    <w:semiHidden/>
    <w:rsid w:val="00B63979"/>
    <w:rPr>
      <w:sz w:val="22"/>
      <w:szCs w:val="22"/>
      <w:lang w:eastAsia="en-US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277E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E94BA-B44A-4AE4-859D-B4AEED78E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25</Pages>
  <Words>4660</Words>
  <Characters>25170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Jogos Digitais - Relatório Final</vt:lpstr>
      <vt:lpstr/>
    </vt:vector>
  </TitlesOfParts>
  <Company/>
  <LinksUpToDate>false</LinksUpToDate>
  <CharactersWithSpaces>29771</CharactersWithSpaces>
  <SharedDoc>false</SharedDoc>
  <HLinks>
    <vt:vector size="60" baseType="variant"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_Toc317789816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_Toc317789815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_Toc317789814</vt:lpwstr>
      </vt:variant>
      <vt:variant>
        <vt:i4>1638452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_Toc317789813</vt:lpwstr>
      </vt:variant>
      <vt:variant>
        <vt:i4>1638452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_Toc317789812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_Toc317789811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_Toc317789810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_Toc317789809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_Toc317789808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_Toc317789807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Jogos Digitais - Relatório Final</dc:title>
  <dc:creator>Edirlei Soares de Lima</dc:creator>
  <cp:lastModifiedBy>DANIEL ANDRE AMORIM PINTO</cp:lastModifiedBy>
  <cp:revision>62</cp:revision>
  <cp:lastPrinted>2009-06-25T13:11:00Z</cp:lastPrinted>
  <dcterms:created xsi:type="dcterms:W3CDTF">2023-03-12T17:29:00Z</dcterms:created>
  <dcterms:modified xsi:type="dcterms:W3CDTF">2023-03-13T11:36:00Z</dcterms:modified>
</cp:coreProperties>
</file>